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18002" w14:textId="77777777" w:rsidR="0025574C" w:rsidRDefault="0025574C" w:rsidP="00693ECE">
      <w:pPr>
        <w:rPr>
          <w:rFonts w:ascii="Times New Roman" w:hAnsi="Times New Roman" w:cs="Times New Roman"/>
          <w:b/>
          <w:sz w:val="27"/>
          <w:szCs w:val="27"/>
        </w:rPr>
      </w:pPr>
      <w:r w:rsidRPr="0025574C">
        <w:rPr>
          <w:rFonts w:ascii="Times New Roman" w:hAnsi="Times New Roman" w:cs="Times New Roman"/>
          <w:b/>
          <w:sz w:val="27"/>
          <w:szCs w:val="27"/>
        </w:rPr>
        <w:t xml:space="preserve">Potential suitable habitat of </w:t>
      </w:r>
      <w:proofErr w:type="spellStart"/>
      <w:r w:rsidRPr="0025574C">
        <w:rPr>
          <w:rFonts w:ascii="Times New Roman" w:hAnsi="Times New Roman" w:cs="Times New Roman"/>
          <w:b/>
          <w:i/>
          <w:iCs/>
          <w:sz w:val="27"/>
          <w:szCs w:val="27"/>
        </w:rPr>
        <w:t>Eleusine</w:t>
      </w:r>
      <w:proofErr w:type="spellEnd"/>
      <w:r w:rsidRPr="0025574C">
        <w:rPr>
          <w:rFonts w:ascii="Times New Roman" w:hAnsi="Times New Roman" w:cs="Times New Roman"/>
          <w:b/>
          <w:i/>
          <w:iCs/>
          <w:sz w:val="27"/>
          <w:szCs w:val="27"/>
        </w:rPr>
        <w:t xml:space="preserve"> </w:t>
      </w:r>
      <w:proofErr w:type="spellStart"/>
      <w:r w:rsidRPr="0025574C">
        <w:rPr>
          <w:rFonts w:ascii="Times New Roman" w:hAnsi="Times New Roman" w:cs="Times New Roman"/>
          <w:b/>
          <w:i/>
          <w:iCs/>
          <w:sz w:val="27"/>
          <w:szCs w:val="27"/>
        </w:rPr>
        <w:t>coracana</w:t>
      </w:r>
      <w:proofErr w:type="spellEnd"/>
      <w:r w:rsidRPr="0025574C">
        <w:rPr>
          <w:rFonts w:ascii="Times New Roman" w:hAnsi="Times New Roman" w:cs="Times New Roman"/>
          <w:b/>
          <w:i/>
          <w:iCs/>
          <w:sz w:val="27"/>
          <w:szCs w:val="27"/>
        </w:rPr>
        <w:t xml:space="preserve"> </w:t>
      </w:r>
      <w:r w:rsidRPr="0025574C">
        <w:rPr>
          <w:rFonts w:ascii="Times New Roman" w:hAnsi="Times New Roman" w:cs="Times New Roman"/>
          <w:b/>
          <w:sz w:val="27"/>
          <w:szCs w:val="27"/>
        </w:rPr>
        <w:t xml:space="preserve">(L) </w:t>
      </w:r>
      <w:proofErr w:type="spellStart"/>
      <w:r w:rsidRPr="0025574C">
        <w:rPr>
          <w:rFonts w:ascii="Times New Roman" w:hAnsi="Times New Roman" w:cs="Times New Roman"/>
          <w:b/>
          <w:sz w:val="27"/>
          <w:szCs w:val="27"/>
        </w:rPr>
        <w:t>Gaertn</w:t>
      </w:r>
      <w:proofErr w:type="spellEnd"/>
      <w:r w:rsidRPr="0025574C">
        <w:rPr>
          <w:rFonts w:ascii="Times New Roman" w:hAnsi="Times New Roman" w:cs="Times New Roman"/>
          <w:b/>
          <w:sz w:val="27"/>
          <w:szCs w:val="27"/>
        </w:rPr>
        <w:t xml:space="preserve"> (Finger millet) under the climate change scenarios in Nepal using </w:t>
      </w:r>
      <w:r w:rsidR="009C5AE1">
        <w:rPr>
          <w:rFonts w:ascii="Times New Roman" w:hAnsi="Times New Roman" w:cs="Times New Roman"/>
          <w:b/>
          <w:sz w:val="27"/>
          <w:szCs w:val="27"/>
        </w:rPr>
        <w:t>Maxent</w:t>
      </w:r>
      <w:r w:rsidRPr="0025574C">
        <w:rPr>
          <w:rFonts w:ascii="Times New Roman" w:hAnsi="Times New Roman" w:cs="Times New Roman"/>
          <w:b/>
          <w:sz w:val="27"/>
          <w:szCs w:val="27"/>
        </w:rPr>
        <w:t xml:space="preserve"> model </w:t>
      </w:r>
    </w:p>
    <w:p w14:paraId="06F88DC5" w14:textId="77777777" w:rsidR="004807D2" w:rsidRDefault="00693ECE" w:rsidP="00693ECE">
      <w:pPr>
        <w:rPr>
          <w:rFonts w:ascii="Times New Roman" w:hAnsi="Times New Roman" w:cs="Times New Roman"/>
          <w:b/>
          <w:bCs/>
          <w:sz w:val="20"/>
          <w:szCs w:val="24"/>
          <w:vertAlign w:val="superscript"/>
        </w:rPr>
      </w:pPr>
      <w:proofErr w:type="spellStart"/>
      <w:r w:rsidRPr="000802E7">
        <w:rPr>
          <w:rFonts w:ascii="Times New Roman" w:hAnsi="Times New Roman" w:cs="Times New Roman"/>
          <w:sz w:val="24"/>
          <w:szCs w:val="27"/>
        </w:rPr>
        <w:t>D</w:t>
      </w:r>
      <w:r w:rsidR="004807D2" w:rsidRPr="007D3B7E">
        <w:rPr>
          <w:rFonts w:ascii="Times New Roman" w:hAnsi="Times New Roman" w:cs="Times New Roman"/>
          <w:b/>
          <w:bCs/>
          <w:sz w:val="20"/>
          <w:szCs w:val="24"/>
        </w:rPr>
        <w:t>ol</w:t>
      </w:r>
      <w:proofErr w:type="spellEnd"/>
      <w:r w:rsidR="004807D2" w:rsidRPr="007D3B7E">
        <w:rPr>
          <w:rFonts w:ascii="Times New Roman" w:hAnsi="Times New Roman" w:cs="Times New Roman"/>
          <w:b/>
          <w:bCs/>
          <w:sz w:val="20"/>
          <w:szCs w:val="24"/>
        </w:rPr>
        <w:t xml:space="preserve"> Raj Luitel</w:t>
      </w:r>
      <w:r w:rsidR="004807D2" w:rsidRPr="007D3B7E">
        <w:rPr>
          <w:rFonts w:ascii="Times New Roman" w:hAnsi="Times New Roman" w:cs="Times New Roman"/>
          <w:b/>
          <w:bCs/>
          <w:sz w:val="20"/>
          <w:szCs w:val="24"/>
          <w:vertAlign w:val="superscript"/>
        </w:rPr>
        <w:t>1, 2</w:t>
      </w:r>
      <w:r w:rsidR="004807D2" w:rsidRPr="007D3B7E">
        <w:rPr>
          <w:rFonts w:ascii="Times New Roman" w:hAnsi="Times New Roman" w:cs="Times New Roman"/>
          <w:b/>
          <w:bCs/>
          <w:sz w:val="20"/>
          <w:szCs w:val="24"/>
        </w:rPr>
        <w:t>, Mohan Siwakoti</w:t>
      </w:r>
      <w:r w:rsidR="004807D2" w:rsidRPr="007D3B7E">
        <w:rPr>
          <w:rFonts w:ascii="Times New Roman" w:hAnsi="Times New Roman" w:cs="Times New Roman"/>
          <w:b/>
          <w:bCs/>
          <w:sz w:val="20"/>
          <w:szCs w:val="24"/>
          <w:vertAlign w:val="superscript"/>
        </w:rPr>
        <w:t>1</w:t>
      </w:r>
      <w:r w:rsidR="004807D2" w:rsidRPr="007D3B7E">
        <w:rPr>
          <w:rFonts w:ascii="Times New Roman" w:hAnsi="Times New Roman" w:cs="Times New Roman"/>
          <w:b/>
          <w:bCs/>
          <w:sz w:val="20"/>
          <w:szCs w:val="24"/>
        </w:rPr>
        <w:t xml:space="preserve">, </w:t>
      </w:r>
      <w:r w:rsidR="00746407">
        <w:rPr>
          <w:rFonts w:ascii="Times New Roman" w:hAnsi="Times New Roman" w:cs="Times New Roman"/>
          <w:b/>
          <w:bCs/>
          <w:sz w:val="20"/>
          <w:szCs w:val="24"/>
        </w:rPr>
        <w:t>Mohan D. Joshi</w:t>
      </w:r>
      <w:r w:rsidR="00746407" w:rsidRPr="00746407">
        <w:rPr>
          <w:rFonts w:ascii="Times New Roman" w:hAnsi="Times New Roman" w:cs="Times New Roman"/>
          <w:b/>
          <w:bCs/>
          <w:sz w:val="20"/>
          <w:szCs w:val="24"/>
          <w:vertAlign w:val="superscript"/>
        </w:rPr>
        <w:t>3</w:t>
      </w:r>
      <w:r w:rsidR="00746407">
        <w:rPr>
          <w:rFonts w:ascii="Times New Roman" w:hAnsi="Times New Roman" w:cs="Times New Roman"/>
          <w:b/>
          <w:bCs/>
          <w:sz w:val="20"/>
          <w:szCs w:val="24"/>
        </w:rPr>
        <w:t>,</w:t>
      </w:r>
      <w:r w:rsidR="000F1DB0">
        <w:rPr>
          <w:rFonts w:ascii="Times New Roman" w:hAnsi="Times New Roman" w:cs="Times New Roman"/>
          <w:b/>
          <w:bCs/>
          <w:sz w:val="20"/>
          <w:szCs w:val="24"/>
        </w:rPr>
        <w:t xml:space="preserve"> </w:t>
      </w:r>
      <w:proofErr w:type="spellStart"/>
      <w:r w:rsidR="000F1DB0">
        <w:rPr>
          <w:rFonts w:ascii="Times New Roman" w:hAnsi="Times New Roman" w:cs="Times New Roman"/>
          <w:b/>
          <w:bCs/>
          <w:sz w:val="20"/>
          <w:szCs w:val="24"/>
        </w:rPr>
        <w:t>Muniappan</w:t>
      </w:r>
      <w:proofErr w:type="spellEnd"/>
      <w:r w:rsidR="000F1DB0">
        <w:rPr>
          <w:rFonts w:ascii="Times New Roman" w:hAnsi="Times New Roman" w:cs="Times New Roman"/>
          <w:b/>
          <w:bCs/>
          <w:sz w:val="20"/>
          <w:szCs w:val="24"/>
        </w:rPr>
        <w:t xml:space="preserve"> Rangaswami</w:t>
      </w:r>
      <w:r w:rsidR="000F1DB0">
        <w:rPr>
          <w:rFonts w:ascii="Times New Roman" w:hAnsi="Times New Roman" w:cs="Times New Roman"/>
          <w:b/>
          <w:bCs/>
          <w:sz w:val="20"/>
          <w:szCs w:val="24"/>
          <w:vertAlign w:val="superscript"/>
        </w:rPr>
        <w:t>4</w:t>
      </w:r>
      <w:r w:rsidR="000F1DB0">
        <w:rPr>
          <w:rFonts w:ascii="Times New Roman" w:hAnsi="Times New Roman" w:cs="Times New Roman"/>
          <w:b/>
          <w:bCs/>
          <w:sz w:val="20"/>
          <w:szCs w:val="24"/>
        </w:rPr>
        <w:t>,</w:t>
      </w:r>
      <w:r w:rsidR="00746407">
        <w:rPr>
          <w:rFonts w:ascii="Times New Roman" w:hAnsi="Times New Roman" w:cs="Times New Roman"/>
          <w:b/>
          <w:bCs/>
          <w:sz w:val="20"/>
          <w:szCs w:val="24"/>
        </w:rPr>
        <w:t xml:space="preserve"> </w:t>
      </w:r>
      <w:r w:rsidR="004807D2" w:rsidRPr="007D3B7E">
        <w:rPr>
          <w:rFonts w:ascii="Times New Roman" w:hAnsi="Times New Roman" w:cs="Times New Roman"/>
          <w:b/>
          <w:bCs/>
          <w:sz w:val="20"/>
          <w:szCs w:val="24"/>
        </w:rPr>
        <w:t>Pramod K. Jha</w:t>
      </w:r>
      <w:r w:rsidR="004807D2" w:rsidRPr="007D3B7E">
        <w:rPr>
          <w:rFonts w:ascii="Times New Roman" w:hAnsi="Times New Roman" w:cs="Times New Roman"/>
          <w:b/>
          <w:bCs/>
          <w:sz w:val="20"/>
          <w:szCs w:val="24"/>
          <w:vertAlign w:val="superscript"/>
        </w:rPr>
        <w:t>1</w:t>
      </w:r>
    </w:p>
    <w:p w14:paraId="08636528" w14:textId="77777777" w:rsidR="00DC78BF" w:rsidRPr="007D3B7E" w:rsidRDefault="00DC78BF" w:rsidP="00693ECE">
      <w:pPr>
        <w:rPr>
          <w:rFonts w:ascii="Times New Roman" w:hAnsi="Times New Roman" w:cs="Times New Roman"/>
          <w:b/>
          <w:bCs/>
          <w:sz w:val="20"/>
          <w:szCs w:val="24"/>
          <w:vertAlign w:val="superscript"/>
        </w:rPr>
      </w:pPr>
      <w:proofErr w:type="spellStart"/>
      <w:r w:rsidRPr="00DC78BF">
        <w:rPr>
          <w:rFonts w:ascii="Times New Roman" w:hAnsi="Times New Roman" w:cs="Times New Roman"/>
          <w:b/>
          <w:bCs/>
          <w:sz w:val="20"/>
          <w:szCs w:val="24"/>
          <w:highlight w:val="yellow"/>
          <w:vertAlign w:val="superscript"/>
        </w:rPr>
        <w:t>Abhijin</w:t>
      </w:r>
      <w:proofErr w:type="spellEnd"/>
      <w:r w:rsidRPr="00DC78BF">
        <w:rPr>
          <w:rFonts w:ascii="Times New Roman" w:hAnsi="Times New Roman" w:cs="Times New Roman"/>
          <w:b/>
          <w:bCs/>
          <w:sz w:val="20"/>
          <w:szCs w:val="24"/>
          <w:highlight w:val="yellow"/>
          <w:vertAlign w:val="superscript"/>
        </w:rPr>
        <w:t xml:space="preserve"> </w:t>
      </w:r>
      <w:proofErr w:type="spellStart"/>
      <w:r w:rsidRPr="00DC78BF">
        <w:rPr>
          <w:rFonts w:ascii="Times New Roman" w:hAnsi="Times New Roman" w:cs="Times New Roman"/>
          <w:b/>
          <w:bCs/>
          <w:sz w:val="20"/>
          <w:szCs w:val="24"/>
          <w:highlight w:val="yellow"/>
          <w:vertAlign w:val="superscript"/>
        </w:rPr>
        <w:t>Adiga</w:t>
      </w:r>
      <w:proofErr w:type="spellEnd"/>
    </w:p>
    <w:p w14:paraId="682C77E9" w14:textId="77777777" w:rsidR="004807D2" w:rsidRPr="007D3B7E" w:rsidRDefault="004807D2" w:rsidP="004807D2">
      <w:pPr>
        <w:spacing w:line="240" w:lineRule="atLeast"/>
        <w:ind w:right="-180"/>
        <w:jc w:val="both"/>
        <w:rPr>
          <w:rFonts w:ascii="Times New Roman" w:hAnsi="Times New Roman" w:cs="Times New Roman"/>
          <w:sz w:val="20"/>
          <w:szCs w:val="24"/>
        </w:rPr>
      </w:pPr>
      <w:r w:rsidRPr="007D3B7E">
        <w:rPr>
          <w:rFonts w:ascii="Times New Roman" w:hAnsi="Times New Roman" w:cs="Times New Roman"/>
          <w:sz w:val="20"/>
          <w:szCs w:val="24"/>
          <w:vertAlign w:val="superscript"/>
        </w:rPr>
        <w:t>1</w:t>
      </w:r>
      <w:r w:rsidRPr="007D3B7E">
        <w:rPr>
          <w:rFonts w:ascii="Times New Roman" w:hAnsi="Times New Roman" w:cs="Times New Roman"/>
          <w:sz w:val="20"/>
          <w:szCs w:val="24"/>
        </w:rPr>
        <w:t xml:space="preserve"> Central Department of </w:t>
      </w:r>
      <w:r w:rsidR="0025574C">
        <w:rPr>
          <w:rFonts w:ascii="Times New Roman" w:hAnsi="Times New Roman" w:cs="Times New Roman"/>
          <w:sz w:val="20"/>
          <w:szCs w:val="24"/>
        </w:rPr>
        <w:t xml:space="preserve">Botany, Tribhuvan University, </w:t>
      </w:r>
      <w:proofErr w:type="spellStart"/>
      <w:r w:rsidR="0025574C">
        <w:rPr>
          <w:rFonts w:ascii="Times New Roman" w:hAnsi="Times New Roman" w:cs="Times New Roman"/>
          <w:sz w:val="20"/>
          <w:szCs w:val="24"/>
        </w:rPr>
        <w:t>K</w:t>
      </w:r>
      <w:r w:rsidRPr="007D3B7E">
        <w:rPr>
          <w:rFonts w:ascii="Times New Roman" w:hAnsi="Times New Roman" w:cs="Times New Roman"/>
          <w:sz w:val="20"/>
          <w:szCs w:val="24"/>
        </w:rPr>
        <w:t>i</w:t>
      </w:r>
      <w:r w:rsidR="0025574C">
        <w:rPr>
          <w:rFonts w:ascii="Times New Roman" w:hAnsi="Times New Roman" w:cs="Times New Roman"/>
          <w:sz w:val="20"/>
          <w:szCs w:val="24"/>
        </w:rPr>
        <w:t>r</w:t>
      </w:r>
      <w:r w:rsidRPr="007D3B7E">
        <w:rPr>
          <w:rFonts w:ascii="Times New Roman" w:hAnsi="Times New Roman" w:cs="Times New Roman"/>
          <w:sz w:val="20"/>
          <w:szCs w:val="24"/>
        </w:rPr>
        <w:t>tipur</w:t>
      </w:r>
      <w:proofErr w:type="spellEnd"/>
      <w:r w:rsidRPr="007D3B7E">
        <w:rPr>
          <w:rFonts w:ascii="Times New Roman" w:hAnsi="Times New Roman" w:cs="Times New Roman"/>
          <w:sz w:val="20"/>
          <w:szCs w:val="24"/>
        </w:rPr>
        <w:t>, Kathmandu, Nepal</w:t>
      </w:r>
    </w:p>
    <w:p w14:paraId="0D011152" w14:textId="77777777" w:rsidR="004807D2" w:rsidRDefault="004807D2" w:rsidP="004807D2">
      <w:pPr>
        <w:spacing w:line="240" w:lineRule="atLeast"/>
        <w:ind w:right="-180"/>
        <w:jc w:val="both"/>
        <w:rPr>
          <w:rFonts w:ascii="Times New Roman" w:hAnsi="Times New Roman" w:cs="Times New Roman"/>
          <w:sz w:val="20"/>
          <w:szCs w:val="24"/>
        </w:rPr>
      </w:pPr>
      <w:r w:rsidRPr="007D3B7E">
        <w:rPr>
          <w:rFonts w:ascii="Times New Roman" w:hAnsi="Times New Roman" w:cs="Times New Roman"/>
          <w:sz w:val="20"/>
          <w:szCs w:val="24"/>
          <w:vertAlign w:val="superscript"/>
        </w:rPr>
        <w:t>2</w:t>
      </w:r>
      <w:r w:rsidR="00746407">
        <w:rPr>
          <w:rFonts w:ascii="Times New Roman" w:hAnsi="Times New Roman" w:cs="Times New Roman"/>
          <w:sz w:val="20"/>
          <w:szCs w:val="24"/>
        </w:rPr>
        <w:t>Department</w:t>
      </w:r>
      <w:r w:rsidR="005F4D01">
        <w:rPr>
          <w:rFonts w:ascii="Times New Roman" w:hAnsi="Times New Roman" w:cs="Times New Roman"/>
          <w:sz w:val="20"/>
          <w:szCs w:val="24"/>
        </w:rPr>
        <w:t xml:space="preserve"> of Environment, </w:t>
      </w:r>
      <w:r w:rsidRPr="007D3B7E">
        <w:rPr>
          <w:rFonts w:ascii="Times New Roman" w:hAnsi="Times New Roman" w:cs="Times New Roman"/>
          <w:sz w:val="20"/>
          <w:szCs w:val="24"/>
        </w:rPr>
        <w:t>Ministry of Forest</w:t>
      </w:r>
      <w:r w:rsidR="005F4D01">
        <w:rPr>
          <w:rFonts w:ascii="Times New Roman" w:hAnsi="Times New Roman" w:cs="Times New Roman"/>
          <w:sz w:val="20"/>
          <w:szCs w:val="24"/>
        </w:rPr>
        <w:t>s and Environment,</w:t>
      </w:r>
      <w:r w:rsidRPr="007D3B7E">
        <w:rPr>
          <w:rFonts w:ascii="Times New Roman" w:hAnsi="Times New Roman" w:cs="Times New Roman"/>
          <w:sz w:val="20"/>
          <w:szCs w:val="24"/>
        </w:rPr>
        <w:t xml:space="preserve"> Kathmandu, Nepal</w:t>
      </w:r>
    </w:p>
    <w:p w14:paraId="7D022AF0" w14:textId="77777777" w:rsidR="00746407" w:rsidRDefault="000F1DB0" w:rsidP="004807D2">
      <w:pPr>
        <w:spacing w:line="240" w:lineRule="atLeast"/>
        <w:ind w:right="-180"/>
        <w:jc w:val="both"/>
        <w:rPr>
          <w:rFonts w:ascii="Times New Roman" w:hAnsi="Times New Roman" w:cs="Times New Roman"/>
          <w:sz w:val="20"/>
          <w:szCs w:val="24"/>
        </w:rPr>
      </w:pPr>
      <w:r>
        <w:rPr>
          <w:rFonts w:ascii="Times New Roman" w:hAnsi="Times New Roman" w:cs="Times New Roman"/>
          <w:sz w:val="20"/>
          <w:szCs w:val="24"/>
          <w:vertAlign w:val="superscript"/>
        </w:rPr>
        <w:t>3</w:t>
      </w:r>
      <w:r w:rsidR="00746407">
        <w:rPr>
          <w:rFonts w:ascii="Times New Roman" w:hAnsi="Times New Roman" w:cs="Times New Roman"/>
          <w:sz w:val="20"/>
          <w:szCs w:val="24"/>
        </w:rPr>
        <w:t xml:space="preserve">Department of Plant Resources, </w:t>
      </w:r>
      <w:r w:rsidR="00746407" w:rsidRPr="007D3B7E">
        <w:rPr>
          <w:rFonts w:ascii="Times New Roman" w:hAnsi="Times New Roman" w:cs="Times New Roman"/>
          <w:sz w:val="20"/>
          <w:szCs w:val="24"/>
        </w:rPr>
        <w:t>Ministry of Forest</w:t>
      </w:r>
      <w:r w:rsidR="00746407">
        <w:rPr>
          <w:rFonts w:ascii="Times New Roman" w:hAnsi="Times New Roman" w:cs="Times New Roman"/>
          <w:sz w:val="20"/>
          <w:szCs w:val="24"/>
        </w:rPr>
        <w:t>s and Environment,</w:t>
      </w:r>
      <w:r w:rsidR="00746407" w:rsidRPr="007D3B7E">
        <w:rPr>
          <w:rFonts w:ascii="Times New Roman" w:hAnsi="Times New Roman" w:cs="Times New Roman"/>
          <w:sz w:val="20"/>
          <w:szCs w:val="24"/>
        </w:rPr>
        <w:t xml:space="preserve"> Kathmandu, Nepal</w:t>
      </w:r>
    </w:p>
    <w:p w14:paraId="57362336" w14:textId="77777777" w:rsidR="000F1DB0" w:rsidRPr="007D3B7E" w:rsidRDefault="000F1DB0" w:rsidP="004807D2">
      <w:pPr>
        <w:spacing w:line="240" w:lineRule="atLeast"/>
        <w:ind w:right="-180"/>
        <w:jc w:val="both"/>
        <w:rPr>
          <w:rFonts w:ascii="Times New Roman" w:hAnsi="Times New Roman" w:cs="Times New Roman"/>
          <w:sz w:val="20"/>
          <w:szCs w:val="24"/>
        </w:rPr>
      </w:pPr>
      <w:r w:rsidRPr="000F1DB0">
        <w:rPr>
          <w:rFonts w:ascii="Times New Roman" w:hAnsi="Times New Roman" w:cs="Times New Roman"/>
          <w:sz w:val="20"/>
          <w:szCs w:val="24"/>
          <w:vertAlign w:val="superscript"/>
        </w:rPr>
        <w:t>4</w:t>
      </w:r>
      <w:r w:rsidR="009A0F21">
        <w:rPr>
          <w:rFonts w:ascii="Times New Roman" w:hAnsi="Times New Roman" w:cs="Times New Roman"/>
          <w:sz w:val="20"/>
          <w:szCs w:val="24"/>
        </w:rPr>
        <w:t>IPM-IL,</w:t>
      </w:r>
      <w:r w:rsidR="0025574C">
        <w:rPr>
          <w:rFonts w:ascii="Times New Roman" w:hAnsi="Times New Roman" w:cs="Times New Roman"/>
          <w:sz w:val="20"/>
          <w:szCs w:val="24"/>
        </w:rPr>
        <w:t>V</w:t>
      </w:r>
      <w:r>
        <w:rPr>
          <w:rFonts w:ascii="Times New Roman" w:hAnsi="Times New Roman" w:cs="Times New Roman"/>
          <w:sz w:val="20"/>
          <w:szCs w:val="24"/>
        </w:rPr>
        <w:t>irginia Tech, USA</w:t>
      </w:r>
    </w:p>
    <w:p w14:paraId="52F1A95B" w14:textId="77777777" w:rsidR="004807D2" w:rsidRDefault="004807D2" w:rsidP="004807D2">
      <w:pPr>
        <w:spacing w:line="240" w:lineRule="atLeast"/>
      </w:pPr>
      <w:r w:rsidRPr="007D3B7E">
        <w:rPr>
          <w:rFonts w:ascii="Times New Roman" w:hAnsi="Times New Roman" w:cs="Times New Roman"/>
          <w:sz w:val="20"/>
          <w:szCs w:val="24"/>
        </w:rPr>
        <w:t xml:space="preserve">Corresponding email: </w:t>
      </w:r>
      <w:hyperlink r:id="rId7" w:history="1">
        <w:r w:rsidRPr="007D3B7E">
          <w:rPr>
            <w:rStyle w:val="Hyperlink"/>
            <w:rFonts w:ascii="Times New Roman" w:hAnsi="Times New Roman" w:cs="Times New Roman"/>
            <w:sz w:val="20"/>
            <w:szCs w:val="24"/>
          </w:rPr>
          <w:t>luiteldr2@gmail.com</w:t>
        </w:r>
      </w:hyperlink>
      <w:r w:rsidRPr="007D3B7E">
        <w:rPr>
          <w:rFonts w:ascii="Times New Roman" w:hAnsi="Times New Roman" w:cs="Times New Roman"/>
          <w:sz w:val="20"/>
          <w:szCs w:val="24"/>
        </w:rPr>
        <w:t xml:space="preserve">, </w:t>
      </w:r>
      <w:hyperlink r:id="rId8" w:history="1">
        <w:r w:rsidRPr="007D3B7E">
          <w:rPr>
            <w:rStyle w:val="Hyperlink"/>
            <w:rFonts w:ascii="Times New Roman" w:hAnsi="Times New Roman" w:cs="Times New Roman"/>
            <w:sz w:val="20"/>
            <w:szCs w:val="24"/>
            <w:shd w:val="clear" w:color="auto" w:fill="FFFFFF"/>
          </w:rPr>
          <w:t>pkjhaprof@gmail.com</w:t>
        </w:r>
      </w:hyperlink>
    </w:p>
    <w:p w14:paraId="1BFAE0A0" w14:textId="77777777" w:rsidR="00571929" w:rsidRPr="00F71679" w:rsidRDefault="00571929" w:rsidP="004807D2">
      <w:pPr>
        <w:spacing w:line="240" w:lineRule="atLeast"/>
        <w:rPr>
          <w:b/>
        </w:rPr>
      </w:pPr>
      <w:r w:rsidRPr="00F71679">
        <w:rPr>
          <w:b/>
        </w:rPr>
        <w:t>Abstract</w:t>
      </w:r>
    </w:p>
    <w:p w14:paraId="0288286E" w14:textId="77777777" w:rsidR="004F7B2B" w:rsidRDefault="004F7B2B" w:rsidP="00BB0F85">
      <w:pPr>
        <w:spacing w:line="360" w:lineRule="auto"/>
        <w:jc w:val="both"/>
        <w:rPr>
          <w:rFonts w:ascii="Times New Roman" w:hAnsi="Times New Roman" w:cs="Times New Roman"/>
          <w:sz w:val="24"/>
          <w:szCs w:val="24"/>
        </w:rPr>
      </w:pPr>
      <w:r w:rsidRPr="007A6A3E">
        <w:rPr>
          <w:rFonts w:ascii="Times New Roman" w:hAnsi="Times New Roman" w:cs="Times New Roman"/>
          <w:sz w:val="24"/>
          <w:szCs w:val="24"/>
        </w:rPr>
        <w:t xml:space="preserve">Finger millet is </w:t>
      </w:r>
      <w:r w:rsidR="005B5592">
        <w:rPr>
          <w:rFonts w:ascii="Times New Roman" w:hAnsi="Times New Roman" w:cs="Times New Roman"/>
          <w:sz w:val="24"/>
          <w:szCs w:val="24"/>
        </w:rPr>
        <w:t>a</w:t>
      </w:r>
      <w:r w:rsidR="0025574C">
        <w:rPr>
          <w:rFonts w:ascii="Times New Roman" w:hAnsi="Times New Roman" w:cs="Times New Roman"/>
          <w:sz w:val="24"/>
          <w:szCs w:val="24"/>
        </w:rPr>
        <w:t xml:space="preserve"> fourth major</w:t>
      </w:r>
      <w:r w:rsidRPr="007A6A3E">
        <w:rPr>
          <w:rFonts w:ascii="Times New Roman" w:hAnsi="Times New Roman" w:cs="Times New Roman"/>
          <w:sz w:val="24"/>
          <w:szCs w:val="24"/>
        </w:rPr>
        <w:t xml:space="preserve"> crop species</w:t>
      </w:r>
      <w:r w:rsidR="0025574C">
        <w:rPr>
          <w:rFonts w:ascii="Times New Roman" w:hAnsi="Times New Roman" w:cs="Times New Roman"/>
          <w:sz w:val="24"/>
          <w:szCs w:val="24"/>
        </w:rPr>
        <w:t xml:space="preserve"> in Nepal having </w:t>
      </w:r>
      <w:r w:rsidR="009C5AE1">
        <w:rPr>
          <w:rFonts w:ascii="Times New Roman" w:hAnsi="Times New Roman" w:cs="Times New Roman"/>
          <w:sz w:val="24"/>
          <w:szCs w:val="24"/>
        </w:rPr>
        <w:t>high diversity</w:t>
      </w:r>
      <w:r w:rsidR="0025574C">
        <w:rPr>
          <w:rFonts w:ascii="Times New Roman" w:hAnsi="Times New Roman" w:cs="Times New Roman"/>
          <w:sz w:val="24"/>
          <w:szCs w:val="24"/>
        </w:rPr>
        <w:t xml:space="preserve"> of </w:t>
      </w:r>
      <w:r w:rsidRPr="007A6A3E">
        <w:rPr>
          <w:rFonts w:ascii="Times New Roman" w:hAnsi="Times New Roman" w:cs="Times New Roman"/>
          <w:sz w:val="24"/>
          <w:szCs w:val="24"/>
        </w:rPr>
        <w:t>land</w:t>
      </w:r>
      <w:r w:rsidR="00082CFC">
        <w:rPr>
          <w:rFonts w:ascii="Times New Roman" w:hAnsi="Times New Roman" w:cs="Times New Roman"/>
          <w:sz w:val="24"/>
          <w:szCs w:val="24"/>
        </w:rPr>
        <w:t xml:space="preserve"> </w:t>
      </w:r>
      <w:r w:rsidRPr="007A6A3E">
        <w:rPr>
          <w:rFonts w:ascii="Times New Roman" w:hAnsi="Times New Roman" w:cs="Times New Roman"/>
          <w:sz w:val="24"/>
          <w:szCs w:val="24"/>
        </w:rPr>
        <w:t>races</w:t>
      </w:r>
      <w:r w:rsidR="00082CFC">
        <w:rPr>
          <w:rFonts w:ascii="Times New Roman" w:hAnsi="Times New Roman" w:cs="Times New Roman"/>
          <w:sz w:val="24"/>
          <w:szCs w:val="24"/>
        </w:rPr>
        <w:t xml:space="preserve"> </w:t>
      </w:r>
      <w:r w:rsidR="00F71679" w:rsidRPr="007A6A3E">
        <w:rPr>
          <w:rFonts w:ascii="Times New Roman" w:hAnsi="Times New Roman" w:cs="Times New Roman"/>
          <w:sz w:val="24"/>
          <w:szCs w:val="24"/>
        </w:rPr>
        <w:t xml:space="preserve">and </w:t>
      </w:r>
      <w:r w:rsidR="00FF57C3" w:rsidRPr="007A6A3E">
        <w:rPr>
          <w:rFonts w:ascii="Times New Roman" w:hAnsi="Times New Roman" w:cs="Times New Roman"/>
          <w:sz w:val="24"/>
          <w:szCs w:val="24"/>
        </w:rPr>
        <w:t>cultivat</w:t>
      </w:r>
      <w:r w:rsidR="009C5AE1">
        <w:rPr>
          <w:rFonts w:ascii="Times New Roman" w:hAnsi="Times New Roman" w:cs="Times New Roman"/>
          <w:sz w:val="24"/>
          <w:szCs w:val="24"/>
        </w:rPr>
        <w:t>ed as</w:t>
      </w:r>
      <w:r w:rsidR="005B5592">
        <w:rPr>
          <w:rFonts w:ascii="Times New Roman" w:hAnsi="Times New Roman" w:cs="Times New Roman"/>
          <w:sz w:val="24"/>
          <w:szCs w:val="24"/>
        </w:rPr>
        <w:t xml:space="preserve"> </w:t>
      </w:r>
      <w:r w:rsidR="00FF57C3" w:rsidRPr="007A6A3E">
        <w:rPr>
          <w:rFonts w:ascii="Times New Roman" w:hAnsi="Times New Roman" w:cs="Times New Roman"/>
          <w:sz w:val="24"/>
          <w:szCs w:val="24"/>
        </w:rPr>
        <w:t xml:space="preserve">traditional integrated subsistence </w:t>
      </w:r>
      <w:r w:rsidR="009C5AE1">
        <w:rPr>
          <w:rFonts w:ascii="Times New Roman" w:hAnsi="Times New Roman" w:cs="Times New Roman"/>
          <w:sz w:val="24"/>
          <w:szCs w:val="24"/>
        </w:rPr>
        <w:t>crop</w:t>
      </w:r>
      <w:r w:rsidR="00FF57C3" w:rsidRPr="007A6A3E">
        <w:rPr>
          <w:rFonts w:ascii="Times New Roman" w:hAnsi="Times New Roman" w:cs="Times New Roman"/>
          <w:sz w:val="24"/>
          <w:szCs w:val="24"/>
        </w:rPr>
        <w:t>.</w:t>
      </w:r>
      <w:r w:rsidR="002D0333">
        <w:rPr>
          <w:rFonts w:ascii="Times New Roman" w:hAnsi="Times New Roman" w:cs="Times New Roman"/>
          <w:sz w:val="24"/>
          <w:szCs w:val="24"/>
        </w:rPr>
        <w:t xml:space="preserve"> This crop has</w:t>
      </w:r>
      <w:r w:rsidR="009C5AE1">
        <w:rPr>
          <w:rFonts w:ascii="Times New Roman" w:hAnsi="Times New Roman" w:cs="Times New Roman"/>
          <w:sz w:val="24"/>
          <w:szCs w:val="24"/>
        </w:rPr>
        <w:t xml:space="preserve"> </w:t>
      </w:r>
      <w:r w:rsidR="002D0333">
        <w:rPr>
          <w:rFonts w:ascii="Times New Roman" w:hAnsi="Times New Roman" w:cs="Times New Roman"/>
          <w:sz w:val="24"/>
          <w:szCs w:val="24"/>
        </w:rPr>
        <w:t>superior</w:t>
      </w:r>
      <w:r w:rsidR="009C5AE1">
        <w:rPr>
          <w:rFonts w:ascii="Times New Roman" w:hAnsi="Times New Roman" w:cs="Times New Roman"/>
          <w:sz w:val="24"/>
          <w:szCs w:val="24"/>
        </w:rPr>
        <w:t xml:space="preserve"> quality of nutrition</w:t>
      </w:r>
      <w:r w:rsidR="002D0333">
        <w:rPr>
          <w:rFonts w:ascii="Times New Roman" w:hAnsi="Times New Roman" w:cs="Times New Roman"/>
          <w:sz w:val="24"/>
          <w:szCs w:val="24"/>
        </w:rPr>
        <w:t>.</w:t>
      </w:r>
      <w:r w:rsidR="00F71679">
        <w:rPr>
          <w:rFonts w:ascii="Times New Roman" w:hAnsi="Times New Roman" w:cs="Times New Roman"/>
          <w:sz w:val="24"/>
          <w:szCs w:val="24"/>
        </w:rPr>
        <w:t xml:space="preserve"> Mapping the current suitable habitat and predicting </w:t>
      </w:r>
      <w:r w:rsidR="00572F65">
        <w:rPr>
          <w:rFonts w:ascii="Times New Roman" w:hAnsi="Times New Roman" w:cs="Times New Roman"/>
          <w:sz w:val="24"/>
          <w:szCs w:val="24"/>
        </w:rPr>
        <w:t xml:space="preserve">the </w:t>
      </w:r>
      <w:r w:rsidR="00996256">
        <w:rPr>
          <w:rFonts w:ascii="Times New Roman" w:hAnsi="Times New Roman" w:cs="Times New Roman"/>
          <w:sz w:val="24"/>
          <w:szCs w:val="24"/>
        </w:rPr>
        <w:t>potential change in the future is</w:t>
      </w:r>
      <w:r w:rsidR="00F71679">
        <w:rPr>
          <w:rFonts w:ascii="Times New Roman" w:hAnsi="Times New Roman" w:cs="Times New Roman"/>
          <w:sz w:val="24"/>
          <w:szCs w:val="24"/>
        </w:rPr>
        <w:t xml:space="preserve"> crucial for </w:t>
      </w:r>
      <w:r w:rsidR="00572F65">
        <w:rPr>
          <w:rFonts w:ascii="Times New Roman" w:hAnsi="Times New Roman" w:cs="Times New Roman"/>
          <w:sz w:val="24"/>
          <w:szCs w:val="24"/>
        </w:rPr>
        <w:t xml:space="preserve">minimizing the loss </w:t>
      </w:r>
      <w:r w:rsidR="00F71679">
        <w:rPr>
          <w:rFonts w:ascii="Times New Roman" w:hAnsi="Times New Roman" w:cs="Times New Roman"/>
          <w:sz w:val="24"/>
          <w:szCs w:val="24"/>
        </w:rPr>
        <w:t>of local landraces</w:t>
      </w:r>
      <w:r w:rsidR="00572F65">
        <w:rPr>
          <w:rFonts w:ascii="Times New Roman" w:hAnsi="Times New Roman" w:cs="Times New Roman"/>
          <w:sz w:val="24"/>
          <w:szCs w:val="24"/>
        </w:rPr>
        <w:t>.</w:t>
      </w:r>
      <w:r w:rsidR="00E14016">
        <w:rPr>
          <w:rFonts w:ascii="Times New Roman" w:hAnsi="Times New Roman" w:cs="Times New Roman"/>
          <w:sz w:val="24"/>
          <w:szCs w:val="24"/>
        </w:rPr>
        <w:t xml:space="preserve"> </w:t>
      </w:r>
      <w:r w:rsidR="009C5AE1">
        <w:rPr>
          <w:rFonts w:ascii="Times New Roman" w:hAnsi="Times New Roman" w:cs="Times New Roman"/>
          <w:sz w:val="24"/>
          <w:szCs w:val="24"/>
        </w:rPr>
        <w:t>Maxent model</w:t>
      </w:r>
      <w:r w:rsidR="009B195C" w:rsidRPr="007A6A3E">
        <w:rPr>
          <w:rFonts w:ascii="Times New Roman" w:hAnsi="Times New Roman" w:cs="Times New Roman"/>
          <w:sz w:val="24"/>
          <w:szCs w:val="24"/>
        </w:rPr>
        <w:t xml:space="preserve"> </w:t>
      </w:r>
      <w:r w:rsidR="00572F65">
        <w:rPr>
          <w:rFonts w:ascii="Times New Roman" w:hAnsi="Times New Roman" w:cs="Times New Roman"/>
          <w:sz w:val="24"/>
          <w:szCs w:val="24"/>
        </w:rPr>
        <w:t xml:space="preserve">was used in this study </w:t>
      </w:r>
      <w:r w:rsidR="009B195C" w:rsidRPr="007A6A3E">
        <w:rPr>
          <w:rFonts w:ascii="Times New Roman" w:hAnsi="Times New Roman" w:cs="Times New Roman"/>
          <w:sz w:val="24"/>
          <w:szCs w:val="24"/>
        </w:rPr>
        <w:t>to quantify the current suitable habitat and changes in t</w:t>
      </w:r>
      <w:r w:rsidR="002D0333">
        <w:rPr>
          <w:rFonts w:ascii="Times New Roman" w:hAnsi="Times New Roman" w:cs="Times New Roman"/>
          <w:sz w:val="24"/>
          <w:szCs w:val="24"/>
        </w:rPr>
        <w:t>he future habitat suitability under</w:t>
      </w:r>
      <w:r w:rsidR="009B195C" w:rsidRPr="007A6A3E">
        <w:rPr>
          <w:rFonts w:ascii="Times New Roman" w:hAnsi="Times New Roman" w:cs="Times New Roman"/>
          <w:sz w:val="24"/>
          <w:szCs w:val="24"/>
        </w:rPr>
        <w:t xml:space="preserve"> </w:t>
      </w:r>
      <w:r w:rsidR="009C5AE1">
        <w:rPr>
          <w:rFonts w:ascii="Times New Roman" w:hAnsi="Times New Roman" w:cs="Times New Roman"/>
          <w:sz w:val="24"/>
          <w:szCs w:val="24"/>
        </w:rPr>
        <w:t xml:space="preserve">different </w:t>
      </w:r>
      <w:r w:rsidR="009B195C" w:rsidRPr="007A6A3E">
        <w:rPr>
          <w:rFonts w:ascii="Times New Roman" w:hAnsi="Times New Roman" w:cs="Times New Roman"/>
          <w:sz w:val="24"/>
          <w:szCs w:val="24"/>
        </w:rPr>
        <w:t>climate change scenario</w:t>
      </w:r>
      <w:r w:rsidR="009C5AE1">
        <w:rPr>
          <w:rFonts w:ascii="Times New Roman" w:hAnsi="Times New Roman" w:cs="Times New Roman"/>
          <w:sz w:val="24"/>
          <w:szCs w:val="24"/>
        </w:rPr>
        <w:t>s</w:t>
      </w:r>
      <w:r w:rsidR="00572F65">
        <w:rPr>
          <w:rFonts w:ascii="Times New Roman" w:hAnsi="Times New Roman" w:cs="Times New Roman"/>
          <w:sz w:val="24"/>
          <w:szCs w:val="24"/>
        </w:rPr>
        <w:t>,</w:t>
      </w:r>
      <w:r w:rsidR="009B195C" w:rsidRPr="007A6A3E">
        <w:rPr>
          <w:rFonts w:ascii="Times New Roman" w:hAnsi="Times New Roman" w:cs="Times New Roman"/>
          <w:sz w:val="24"/>
          <w:szCs w:val="24"/>
        </w:rPr>
        <w:t xml:space="preserve"> based on representative concentration pathways </w:t>
      </w:r>
      <w:r w:rsidR="009A0F21">
        <w:rPr>
          <w:rFonts w:ascii="Times New Roman" w:hAnsi="Times New Roman" w:cs="Times New Roman"/>
          <w:sz w:val="24"/>
          <w:szCs w:val="24"/>
        </w:rPr>
        <w:t>(RCP's)</w:t>
      </w:r>
      <w:r w:rsidR="009B195C" w:rsidRPr="007A6A3E">
        <w:rPr>
          <w:rFonts w:ascii="Times New Roman" w:hAnsi="Times New Roman" w:cs="Times New Roman"/>
          <w:sz w:val="24"/>
          <w:szCs w:val="24"/>
        </w:rPr>
        <w:t xml:space="preserve">(RCP </w:t>
      </w:r>
      <w:r w:rsidR="00BA5FA6">
        <w:rPr>
          <w:rFonts w:ascii="Times New Roman" w:hAnsi="Times New Roman" w:cs="Times New Roman"/>
          <w:sz w:val="24"/>
          <w:szCs w:val="24"/>
        </w:rPr>
        <w:t xml:space="preserve">2.6, </w:t>
      </w:r>
      <w:r w:rsidR="009B195C" w:rsidRPr="007A6A3E">
        <w:rPr>
          <w:rFonts w:ascii="Times New Roman" w:hAnsi="Times New Roman" w:cs="Times New Roman"/>
          <w:sz w:val="24"/>
          <w:szCs w:val="24"/>
        </w:rPr>
        <w:t>4.5</w:t>
      </w:r>
      <w:r w:rsidR="00BA5FA6">
        <w:rPr>
          <w:rFonts w:ascii="Times New Roman" w:hAnsi="Times New Roman" w:cs="Times New Roman"/>
          <w:sz w:val="24"/>
          <w:szCs w:val="24"/>
        </w:rPr>
        <w:t>, 6.0</w:t>
      </w:r>
      <w:r w:rsidR="009B195C" w:rsidRPr="007A6A3E">
        <w:rPr>
          <w:rFonts w:ascii="Times New Roman" w:hAnsi="Times New Roman" w:cs="Times New Roman"/>
          <w:sz w:val="24"/>
          <w:szCs w:val="24"/>
        </w:rPr>
        <w:t xml:space="preserve"> and 8.5) in two different time period</w:t>
      </w:r>
      <w:r w:rsidR="00AD304C" w:rsidRPr="007A6A3E">
        <w:rPr>
          <w:rFonts w:ascii="Times New Roman" w:hAnsi="Times New Roman" w:cs="Times New Roman"/>
          <w:sz w:val="24"/>
          <w:szCs w:val="24"/>
        </w:rPr>
        <w:t>s (2050 and 2070</w:t>
      </w:r>
      <w:r w:rsidR="009C5AE1">
        <w:rPr>
          <w:rFonts w:ascii="Times New Roman" w:hAnsi="Times New Roman" w:cs="Times New Roman"/>
          <w:sz w:val="24"/>
          <w:szCs w:val="24"/>
        </w:rPr>
        <w:t>AD</w:t>
      </w:r>
      <w:r w:rsidR="00AD304C" w:rsidRPr="007A6A3E">
        <w:rPr>
          <w:rFonts w:ascii="Times New Roman" w:hAnsi="Times New Roman" w:cs="Times New Roman"/>
          <w:sz w:val="24"/>
          <w:szCs w:val="24"/>
        </w:rPr>
        <w:t xml:space="preserve">) using climatic predictive variables and </w:t>
      </w:r>
      <w:r w:rsidR="00B61200">
        <w:rPr>
          <w:rFonts w:ascii="Times New Roman" w:hAnsi="Times New Roman" w:cs="Times New Roman"/>
          <w:sz w:val="24"/>
          <w:szCs w:val="24"/>
        </w:rPr>
        <w:t>species localities</w:t>
      </w:r>
      <w:r w:rsidR="00AD304C" w:rsidRPr="007A6A3E">
        <w:rPr>
          <w:rFonts w:ascii="Times New Roman" w:hAnsi="Times New Roman" w:cs="Times New Roman"/>
          <w:sz w:val="24"/>
          <w:szCs w:val="24"/>
        </w:rPr>
        <w:t xml:space="preserve">. </w:t>
      </w:r>
      <w:r w:rsidR="00D8369E">
        <w:rPr>
          <w:rFonts w:ascii="Times New Roman" w:hAnsi="Times New Roman" w:cs="Times New Roman"/>
          <w:sz w:val="24"/>
          <w:szCs w:val="24"/>
        </w:rPr>
        <w:t>The most suitable</w:t>
      </w:r>
      <w:r w:rsidR="009C5AE1">
        <w:rPr>
          <w:rFonts w:ascii="Times New Roman" w:hAnsi="Times New Roman" w:cs="Times New Roman"/>
          <w:sz w:val="24"/>
          <w:szCs w:val="24"/>
        </w:rPr>
        <w:t xml:space="preserve"> area of cultivation, area loss or</w:t>
      </w:r>
      <w:r w:rsidR="00D8369E">
        <w:rPr>
          <w:rFonts w:ascii="Times New Roman" w:hAnsi="Times New Roman" w:cs="Times New Roman"/>
          <w:sz w:val="24"/>
          <w:szCs w:val="24"/>
        </w:rPr>
        <w:t xml:space="preserve"> </w:t>
      </w:r>
      <w:r w:rsidR="009A0F21">
        <w:rPr>
          <w:rFonts w:ascii="Times New Roman" w:hAnsi="Times New Roman" w:cs="Times New Roman"/>
          <w:sz w:val="24"/>
          <w:szCs w:val="24"/>
        </w:rPr>
        <w:t>gained and</w:t>
      </w:r>
      <w:r w:rsidR="00D8369E">
        <w:rPr>
          <w:rFonts w:ascii="Times New Roman" w:hAnsi="Times New Roman" w:cs="Times New Roman"/>
          <w:sz w:val="24"/>
          <w:szCs w:val="24"/>
        </w:rPr>
        <w:t xml:space="preserve"> remaining stable for finger millet habitat </w:t>
      </w:r>
      <w:r w:rsidR="00F32DBC">
        <w:rPr>
          <w:rFonts w:ascii="Times New Roman" w:hAnsi="Times New Roman" w:cs="Times New Roman"/>
          <w:sz w:val="24"/>
          <w:szCs w:val="24"/>
        </w:rPr>
        <w:t>was</w:t>
      </w:r>
      <w:r w:rsidR="00D8369E">
        <w:rPr>
          <w:rFonts w:ascii="Times New Roman" w:hAnsi="Times New Roman" w:cs="Times New Roman"/>
          <w:sz w:val="24"/>
          <w:szCs w:val="24"/>
        </w:rPr>
        <w:t xml:space="preserve"> calculated. </w:t>
      </w:r>
      <w:r w:rsidR="00572F65">
        <w:rPr>
          <w:rFonts w:ascii="Times New Roman" w:hAnsi="Times New Roman" w:cs="Times New Roman"/>
          <w:sz w:val="24"/>
          <w:szCs w:val="24"/>
        </w:rPr>
        <w:t>The</w:t>
      </w:r>
      <w:r w:rsidR="00E14016">
        <w:rPr>
          <w:rFonts w:ascii="Times New Roman" w:hAnsi="Times New Roman" w:cs="Times New Roman"/>
          <w:sz w:val="24"/>
          <w:szCs w:val="24"/>
        </w:rPr>
        <w:t xml:space="preserve"> </w:t>
      </w:r>
      <w:r w:rsidR="00B41AA7">
        <w:rPr>
          <w:rFonts w:ascii="Times New Roman" w:hAnsi="Times New Roman" w:cs="Times New Roman"/>
          <w:sz w:val="24"/>
          <w:szCs w:val="24"/>
        </w:rPr>
        <w:t xml:space="preserve">model showed </w:t>
      </w:r>
      <w:r w:rsidR="00B41AA7" w:rsidRPr="00D8369E">
        <w:rPr>
          <w:rFonts w:ascii="Times New Roman" w:hAnsi="Times New Roman" w:cs="Times New Roman"/>
          <w:sz w:val="24"/>
          <w:szCs w:val="24"/>
        </w:rPr>
        <w:t xml:space="preserve">that </w:t>
      </w:r>
      <w:r w:rsidR="009C5AE1">
        <w:rPr>
          <w:rFonts w:ascii="Times New Roman" w:hAnsi="Times New Roman" w:cs="Times New Roman"/>
          <w:sz w:val="24"/>
          <w:szCs w:val="24"/>
        </w:rPr>
        <w:t>39.7</w:t>
      </w:r>
      <w:r w:rsidR="00F32DBC">
        <w:rPr>
          <w:rFonts w:ascii="Times New Roman" w:hAnsi="Times New Roman" w:cs="Times New Roman"/>
          <w:sz w:val="24"/>
          <w:szCs w:val="24"/>
        </w:rPr>
        <w:t>% (</w:t>
      </w:r>
      <w:r w:rsidR="00BA5FA6" w:rsidRPr="00D8369E">
        <w:rPr>
          <w:rFonts w:ascii="Times New Roman" w:hAnsi="Times New Roman" w:cs="Times New Roman"/>
          <w:sz w:val="24"/>
          <w:szCs w:val="24"/>
        </w:rPr>
        <w:t>58512.71</w:t>
      </w:r>
      <w:r w:rsidR="002D0333" w:rsidRPr="00D8369E">
        <w:rPr>
          <w:rFonts w:ascii="Times New Roman" w:hAnsi="Times New Roman" w:cs="Times New Roman"/>
          <w:sz w:val="24"/>
          <w:szCs w:val="24"/>
        </w:rPr>
        <w:t>k</w:t>
      </w:r>
      <w:r w:rsidR="00AD304C" w:rsidRPr="00D8369E">
        <w:rPr>
          <w:rFonts w:ascii="Times New Roman" w:hAnsi="Times New Roman" w:cs="Times New Roman"/>
          <w:sz w:val="24"/>
          <w:szCs w:val="24"/>
        </w:rPr>
        <w:t>m</w:t>
      </w:r>
      <w:r w:rsidR="00AD304C" w:rsidRPr="00D8369E">
        <w:rPr>
          <w:rFonts w:ascii="Times New Roman" w:hAnsi="Times New Roman" w:cs="Times New Roman"/>
          <w:sz w:val="24"/>
          <w:szCs w:val="24"/>
          <w:vertAlign w:val="superscript"/>
        </w:rPr>
        <w:t>2</w:t>
      </w:r>
      <w:r w:rsidR="00F32DBC">
        <w:rPr>
          <w:rFonts w:ascii="Times New Roman" w:hAnsi="Times New Roman" w:cs="Times New Roman"/>
          <w:sz w:val="24"/>
          <w:szCs w:val="24"/>
        </w:rPr>
        <w:t>)</w:t>
      </w:r>
      <w:r w:rsidR="00E82BAD">
        <w:rPr>
          <w:rFonts w:ascii="Times New Roman" w:hAnsi="Times New Roman" w:cs="Times New Roman"/>
          <w:sz w:val="24"/>
          <w:szCs w:val="24"/>
        </w:rPr>
        <w:t xml:space="preserve"> area of Nepal</w:t>
      </w:r>
      <w:r w:rsidR="00F32DBC">
        <w:rPr>
          <w:rFonts w:ascii="Times New Roman" w:hAnsi="Times New Roman" w:cs="Times New Roman"/>
          <w:sz w:val="24"/>
          <w:szCs w:val="24"/>
        </w:rPr>
        <w:t xml:space="preserve"> </w:t>
      </w:r>
      <w:r w:rsidR="00AD304C" w:rsidRPr="00D8369E">
        <w:rPr>
          <w:rFonts w:ascii="Times New Roman" w:hAnsi="Times New Roman" w:cs="Times New Roman"/>
          <w:sz w:val="24"/>
          <w:szCs w:val="24"/>
        </w:rPr>
        <w:t xml:space="preserve">is </w:t>
      </w:r>
      <w:del w:id="0" w:author="Adiga, Abhijin (aa5ts)" w:date="2019-03-05T20:11:00Z">
        <w:r w:rsidR="00572F65" w:rsidRPr="00D8369E" w:rsidDel="00FC1F57">
          <w:rPr>
            <w:rFonts w:ascii="Times New Roman" w:hAnsi="Times New Roman" w:cs="Times New Roman"/>
            <w:sz w:val="24"/>
            <w:szCs w:val="24"/>
          </w:rPr>
          <w:delText>th</w:delText>
        </w:r>
      </w:del>
      <w:ins w:id="1" w:author="Adiga, Abhijin (aa5ts)" w:date="2019-03-05T20:11:00Z">
        <w:r w:rsidR="00FC1F57">
          <w:rPr>
            <w:rFonts w:ascii="Times New Roman" w:hAnsi="Times New Roman" w:cs="Times New Roman"/>
            <w:sz w:val="24"/>
            <w:szCs w:val="24"/>
          </w:rPr>
          <w:t xml:space="preserve">highly </w:t>
        </w:r>
      </w:ins>
      <w:del w:id="2" w:author="Adiga, Abhijin (aa5ts)" w:date="2019-03-05T20:11:00Z">
        <w:r w:rsidR="00572F65" w:rsidRPr="00D8369E" w:rsidDel="00FC1F57">
          <w:rPr>
            <w:rFonts w:ascii="Times New Roman" w:hAnsi="Times New Roman" w:cs="Times New Roman"/>
            <w:sz w:val="24"/>
            <w:szCs w:val="24"/>
          </w:rPr>
          <w:delText xml:space="preserve">e </w:delText>
        </w:r>
        <w:r w:rsidR="00AD304C" w:rsidRPr="007A6A3E" w:rsidDel="00FC1F57">
          <w:rPr>
            <w:rFonts w:ascii="Times New Roman" w:hAnsi="Times New Roman" w:cs="Times New Roman"/>
            <w:sz w:val="24"/>
            <w:szCs w:val="24"/>
          </w:rPr>
          <w:delText xml:space="preserve">most </w:delText>
        </w:r>
      </w:del>
      <w:r w:rsidR="00AD304C" w:rsidRPr="007A6A3E">
        <w:rPr>
          <w:rFonts w:ascii="Times New Roman" w:hAnsi="Times New Roman" w:cs="Times New Roman"/>
          <w:sz w:val="24"/>
          <w:szCs w:val="24"/>
        </w:rPr>
        <w:t xml:space="preserve">suitable </w:t>
      </w:r>
      <w:del w:id="3" w:author="Adiga, Abhijin (aa5ts)" w:date="2019-03-05T20:11:00Z">
        <w:r w:rsidR="00AD304C" w:rsidRPr="007A6A3E" w:rsidDel="00FC1F57">
          <w:rPr>
            <w:rFonts w:ascii="Times New Roman" w:hAnsi="Times New Roman" w:cs="Times New Roman"/>
            <w:sz w:val="24"/>
            <w:szCs w:val="24"/>
          </w:rPr>
          <w:delText xml:space="preserve">habitat </w:delText>
        </w:r>
      </w:del>
      <w:r w:rsidR="00572F65">
        <w:rPr>
          <w:rFonts w:ascii="Times New Roman" w:hAnsi="Times New Roman" w:cs="Times New Roman"/>
          <w:sz w:val="24"/>
          <w:szCs w:val="24"/>
        </w:rPr>
        <w:t xml:space="preserve">for </w:t>
      </w:r>
      <w:r w:rsidR="00AD304C" w:rsidRPr="007A6A3E">
        <w:rPr>
          <w:rFonts w:ascii="Times New Roman" w:hAnsi="Times New Roman" w:cs="Times New Roman"/>
          <w:sz w:val="24"/>
          <w:szCs w:val="24"/>
        </w:rPr>
        <w:t>finger millet</w:t>
      </w:r>
      <w:ins w:id="4" w:author="Adiga, Abhijin (aa5ts)" w:date="2019-03-05T20:12:00Z">
        <w:r w:rsidR="00FC1F57">
          <w:rPr>
            <w:rFonts w:ascii="Times New Roman" w:hAnsi="Times New Roman" w:cs="Times New Roman"/>
            <w:sz w:val="24"/>
            <w:szCs w:val="24"/>
          </w:rPr>
          <w:t xml:space="preserve"> cultivation</w:t>
        </w:r>
      </w:ins>
      <w:r w:rsidR="00572F65">
        <w:rPr>
          <w:rFonts w:ascii="Times New Roman" w:hAnsi="Times New Roman" w:cs="Times New Roman"/>
          <w:sz w:val="24"/>
          <w:szCs w:val="24"/>
        </w:rPr>
        <w:t>,</w:t>
      </w:r>
      <w:r w:rsidR="00AD304C" w:rsidRPr="007A6A3E">
        <w:rPr>
          <w:rFonts w:ascii="Times New Roman" w:hAnsi="Times New Roman" w:cs="Times New Roman"/>
          <w:sz w:val="24"/>
          <w:szCs w:val="24"/>
        </w:rPr>
        <w:t xml:space="preserve"> mostly from Siwalik, mid-hills and lower parts of mountains</w:t>
      </w:r>
      <w:r w:rsidR="00E82BAD">
        <w:rPr>
          <w:rFonts w:ascii="Times New Roman" w:hAnsi="Times New Roman" w:cs="Times New Roman"/>
          <w:sz w:val="24"/>
          <w:szCs w:val="24"/>
        </w:rPr>
        <w:t xml:space="preserve"> </w:t>
      </w:r>
      <w:r w:rsidR="00E82BAD" w:rsidRPr="00E82BAD">
        <w:rPr>
          <w:rFonts w:ascii="Times New Roman" w:hAnsi="Times New Roman" w:cs="Times New Roman"/>
          <w:sz w:val="24"/>
          <w:szCs w:val="24"/>
          <w:highlight w:val="yellow"/>
        </w:rPr>
        <w:t xml:space="preserve">within 96-2300m </w:t>
      </w:r>
      <w:commentRangeStart w:id="5"/>
      <w:proofErr w:type="spellStart"/>
      <w:r w:rsidR="00E82BAD" w:rsidRPr="00E82BAD">
        <w:rPr>
          <w:rFonts w:ascii="Times New Roman" w:hAnsi="Times New Roman" w:cs="Times New Roman"/>
          <w:sz w:val="24"/>
          <w:szCs w:val="24"/>
          <w:highlight w:val="yellow"/>
        </w:rPr>
        <w:t>asl</w:t>
      </w:r>
      <w:commentRangeEnd w:id="5"/>
      <w:proofErr w:type="spellEnd"/>
      <w:r w:rsidR="00FC1F57">
        <w:rPr>
          <w:rStyle w:val="CommentReference"/>
        </w:rPr>
        <w:commentReference w:id="5"/>
      </w:r>
      <w:r w:rsidR="00BA5FA6" w:rsidRPr="00E82BAD">
        <w:rPr>
          <w:rFonts w:ascii="Times New Roman" w:hAnsi="Times New Roman" w:cs="Times New Roman"/>
          <w:sz w:val="24"/>
          <w:szCs w:val="24"/>
          <w:highlight w:val="yellow"/>
        </w:rPr>
        <w:t>,</w:t>
      </w:r>
      <w:r w:rsidR="00E82BAD" w:rsidRPr="00E82BAD">
        <w:rPr>
          <w:rFonts w:ascii="Times New Roman" w:hAnsi="Times New Roman" w:cs="Times New Roman"/>
          <w:sz w:val="24"/>
          <w:szCs w:val="24"/>
          <w:highlight w:val="yellow"/>
        </w:rPr>
        <w:t xml:space="preserve"> elevation</w:t>
      </w:r>
      <w:r w:rsidR="00BA5FA6">
        <w:rPr>
          <w:rFonts w:ascii="Times New Roman" w:hAnsi="Times New Roman" w:cs="Times New Roman"/>
          <w:sz w:val="24"/>
          <w:szCs w:val="24"/>
        </w:rPr>
        <w:t xml:space="preserve"> though only 4.5% (2636km</w:t>
      </w:r>
      <w:r w:rsidR="00BA5FA6" w:rsidRPr="00BA5FA6">
        <w:rPr>
          <w:rFonts w:ascii="Times New Roman" w:hAnsi="Times New Roman" w:cs="Times New Roman"/>
          <w:sz w:val="24"/>
          <w:szCs w:val="24"/>
          <w:vertAlign w:val="superscript"/>
        </w:rPr>
        <w:t>2</w:t>
      </w:r>
      <w:r w:rsidR="00BA5FA6">
        <w:rPr>
          <w:rFonts w:ascii="Times New Roman" w:hAnsi="Times New Roman" w:cs="Times New Roman"/>
          <w:sz w:val="24"/>
          <w:szCs w:val="24"/>
        </w:rPr>
        <w:t>)</w:t>
      </w:r>
      <w:r w:rsidR="00E82BAD">
        <w:rPr>
          <w:rFonts w:ascii="Times New Roman" w:hAnsi="Times New Roman" w:cs="Times New Roman"/>
          <w:sz w:val="24"/>
          <w:szCs w:val="24"/>
        </w:rPr>
        <w:t xml:space="preserve"> area</w:t>
      </w:r>
      <w:r w:rsidR="00BA5FA6">
        <w:rPr>
          <w:rFonts w:ascii="Times New Roman" w:hAnsi="Times New Roman" w:cs="Times New Roman"/>
          <w:sz w:val="24"/>
          <w:szCs w:val="24"/>
        </w:rPr>
        <w:t xml:space="preserve"> of most suitable land is under cultivation at present</w:t>
      </w:r>
      <w:r w:rsidR="00AD304C" w:rsidRPr="007A6A3E">
        <w:rPr>
          <w:rFonts w:ascii="Times New Roman" w:hAnsi="Times New Roman" w:cs="Times New Roman"/>
          <w:sz w:val="24"/>
          <w:szCs w:val="24"/>
        </w:rPr>
        <w:t>. Simila</w:t>
      </w:r>
      <w:r w:rsidR="00F71679">
        <w:rPr>
          <w:rFonts w:ascii="Times New Roman" w:hAnsi="Times New Roman" w:cs="Times New Roman"/>
          <w:sz w:val="24"/>
          <w:szCs w:val="24"/>
        </w:rPr>
        <w:t>rly, eastern and central part</w:t>
      </w:r>
      <w:r w:rsidR="00BB0F85">
        <w:rPr>
          <w:rFonts w:ascii="Times New Roman" w:hAnsi="Times New Roman" w:cs="Times New Roman"/>
          <w:sz w:val="24"/>
          <w:szCs w:val="24"/>
        </w:rPr>
        <w:t>s</w:t>
      </w:r>
      <w:r w:rsidR="00572F65">
        <w:rPr>
          <w:rFonts w:ascii="Times New Roman" w:hAnsi="Times New Roman" w:cs="Times New Roman"/>
          <w:sz w:val="24"/>
          <w:szCs w:val="24"/>
        </w:rPr>
        <w:t xml:space="preserve"> of Nepal</w:t>
      </w:r>
      <w:r w:rsidR="00F71679">
        <w:rPr>
          <w:rFonts w:ascii="Times New Roman" w:hAnsi="Times New Roman" w:cs="Times New Roman"/>
          <w:sz w:val="24"/>
          <w:szCs w:val="24"/>
        </w:rPr>
        <w:t xml:space="preserve"> have</w:t>
      </w:r>
      <w:r w:rsidR="00AD304C" w:rsidRPr="007A6A3E">
        <w:rPr>
          <w:rFonts w:ascii="Times New Roman" w:hAnsi="Times New Roman" w:cs="Times New Roman"/>
          <w:sz w:val="24"/>
          <w:szCs w:val="24"/>
        </w:rPr>
        <w:t xml:space="preserve"> more suitable</w:t>
      </w:r>
      <w:r w:rsidR="00BB0F85">
        <w:rPr>
          <w:rFonts w:ascii="Times New Roman" w:hAnsi="Times New Roman" w:cs="Times New Roman"/>
          <w:sz w:val="24"/>
          <w:szCs w:val="24"/>
        </w:rPr>
        <w:t xml:space="preserve"> area</w:t>
      </w:r>
      <w:r w:rsidR="00572F65">
        <w:rPr>
          <w:rFonts w:ascii="Times New Roman" w:hAnsi="Times New Roman" w:cs="Times New Roman"/>
          <w:sz w:val="24"/>
          <w:szCs w:val="24"/>
        </w:rPr>
        <w:t>s</w:t>
      </w:r>
      <w:r w:rsidR="00AD304C" w:rsidRPr="007A6A3E">
        <w:rPr>
          <w:rFonts w:ascii="Times New Roman" w:hAnsi="Times New Roman" w:cs="Times New Roman"/>
          <w:sz w:val="24"/>
          <w:szCs w:val="24"/>
        </w:rPr>
        <w:t xml:space="preserve"> than </w:t>
      </w:r>
      <w:r w:rsidR="00B2105F" w:rsidRPr="007A6A3E">
        <w:rPr>
          <w:rFonts w:ascii="Times New Roman" w:hAnsi="Times New Roman" w:cs="Times New Roman"/>
          <w:sz w:val="24"/>
          <w:szCs w:val="24"/>
        </w:rPr>
        <w:t xml:space="preserve">western </w:t>
      </w:r>
      <w:r w:rsidR="00B2105F">
        <w:rPr>
          <w:rFonts w:ascii="Times New Roman" w:hAnsi="Times New Roman" w:cs="Times New Roman"/>
          <w:sz w:val="24"/>
          <w:szCs w:val="24"/>
        </w:rPr>
        <w:t>part</w:t>
      </w:r>
      <w:r w:rsidR="009A0F21">
        <w:rPr>
          <w:rFonts w:ascii="Times New Roman" w:hAnsi="Times New Roman" w:cs="Times New Roman"/>
          <w:sz w:val="24"/>
          <w:szCs w:val="24"/>
        </w:rPr>
        <w:t xml:space="preserve"> within the elevation range of </w:t>
      </w:r>
      <w:r w:rsidR="009A0F21" w:rsidRPr="00F32DBC">
        <w:rPr>
          <w:rFonts w:ascii="Times New Roman" w:hAnsi="Times New Roman" w:cs="Times New Roman"/>
          <w:sz w:val="24"/>
          <w:szCs w:val="24"/>
        </w:rPr>
        <w:t>76m to2300m</w:t>
      </w:r>
      <w:r w:rsidR="00AD304C" w:rsidRPr="007A6A3E">
        <w:rPr>
          <w:rFonts w:ascii="Times New Roman" w:hAnsi="Times New Roman" w:cs="Times New Roman"/>
          <w:sz w:val="24"/>
          <w:szCs w:val="24"/>
        </w:rPr>
        <w:t xml:space="preserve">. Our </w:t>
      </w:r>
      <w:r w:rsidR="00B61200">
        <w:rPr>
          <w:rFonts w:ascii="Times New Roman" w:hAnsi="Times New Roman" w:cs="Times New Roman"/>
          <w:sz w:val="24"/>
          <w:szCs w:val="24"/>
        </w:rPr>
        <w:t>research</w:t>
      </w:r>
      <w:r w:rsidR="002D0333">
        <w:rPr>
          <w:rFonts w:ascii="Times New Roman" w:hAnsi="Times New Roman" w:cs="Times New Roman"/>
          <w:sz w:val="24"/>
          <w:szCs w:val="24"/>
        </w:rPr>
        <w:t xml:space="preserve"> </w:t>
      </w:r>
      <w:r w:rsidR="002D0333" w:rsidRPr="007A6A3E">
        <w:rPr>
          <w:rFonts w:ascii="Times New Roman" w:hAnsi="Times New Roman" w:cs="Times New Roman"/>
          <w:sz w:val="24"/>
          <w:szCs w:val="24"/>
        </w:rPr>
        <w:t>clearly</w:t>
      </w:r>
      <w:r w:rsidR="00F32DBC">
        <w:rPr>
          <w:rFonts w:ascii="Times New Roman" w:hAnsi="Times New Roman" w:cs="Times New Roman"/>
          <w:sz w:val="24"/>
          <w:szCs w:val="24"/>
        </w:rPr>
        <w:t xml:space="preserve"> show</w:t>
      </w:r>
      <w:r w:rsidR="00E82BAD">
        <w:rPr>
          <w:rFonts w:ascii="Times New Roman" w:hAnsi="Times New Roman" w:cs="Times New Roman"/>
          <w:sz w:val="24"/>
          <w:szCs w:val="24"/>
        </w:rPr>
        <w:t>s</w:t>
      </w:r>
      <w:r w:rsidR="00AD304C" w:rsidRPr="007A6A3E">
        <w:rPr>
          <w:rFonts w:ascii="Times New Roman" w:hAnsi="Times New Roman" w:cs="Times New Roman"/>
          <w:sz w:val="24"/>
          <w:szCs w:val="24"/>
        </w:rPr>
        <w:t xml:space="preserve"> that </w:t>
      </w:r>
      <w:r w:rsidR="00572F65">
        <w:rPr>
          <w:rFonts w:ascii="Times New Roman" w:hAnsi="Times New Roman" w:cs="Times New Roman"/>
          <w:sz w:val="24"/>
          <w:szCs w:val="24"/>
        </w:rPr>
        <w:t xml:space="preserve">the </w:t>
      </w:r>
      <w:r w:rsidR="00AD304C" w:rsidRPr="007A6A3E">
        <w:rPr>
          <w:rFonts w:ascii="Times New Roman" w:hAnsi="Times New Roman" w:cs="Times New Roman"/>
          <w:sz w:val="24"/>
          <w:szCs w:val="24"/>
        </w:rPr>
        <w:t>future climat</w:t>
      </w:r>
      <w:r w:rsidR="00E82BAD">
        <w:rPr>
          <w:rFonts w:ascii="Times New Roman" w:hAnsi="Times New Roman" w:cs="Times New Roman"/>
          <w:sz w:val="24"/>
          <w:szCs w:val="24"/>
        </w:rPr>
        <w:t>ic suitable area</w:t>
      </w:r>
      <w:r w:rsidR="000924A9">
        <w:rPr>
          <w:rFonts w:ascii="Times New Roman" w:hAnsi="Times New Roman" w:cs="Times New Roman"/>
          <w:sz w:val="24"/>
          <w:szCs w:val="24"/>
        </w:rPr>
        <w:t xml:space="preserve"> of finger millet w</w:t>
      </w:r>
      <w:r w:rsidR="00AD304C" w:rsidRPr="007A6A3E">
        <w:rPr>
          <w:rFonts w:ascii="Times New Roman" w:hAnsi="Times New Roman" w:cs="Times New Roman"/>
          <w:sz w:val="24"/>
          <w:szCs w:val="24"/>
        </w:rPr>
        <w:t>ould shrink</w:t>
      </w:r>
      <w:r w:rsidR="00F32DBC">
        <w:rPr>
          <w:rFonts w:ascii="Times New Roman" w:hAnsi="Times New Roman" w:cs="Times New Roman"/>
          <w:sz w:val="24"/>
          <w:szCs w:val="24"/>
        </w:rPr>
        <w:t xml:space="preserve"> by</w:t>
      </w:r>
      <w:r w:rsidR="00BB0F85">
        <w:rPr>
          <w:rFonts w:ascii="Times New Roman" w:hAnsi="Times New Roman" w:cs="Times New Roman"/>
          <w:sz w:val="24"/>
          <w:szCs w:val="24"/>
        </w:rPr>
        <w:t xml:space="preserve"> about </w:t>
      </w:r>
      <w:r w:rsidR="00D8369E">
        <w:rPr>
          <w:rFonts w:ascii="Times New Roman" w:hAnsi="Times New Roman" w:cs="Times New Roman"/>
          <w:sz w:val="24"/>
          <w:szCs w:val="24"/>
        </w:rPr>
        <w:t>3</w:t>
      </w:r>
      <w:r w:rsidR="000968A1">
        <w:rPr>
          <w:rFonts w:ascii="Times New Roman" w:hAnsi="Times New Roman" w:cs="Times New Roman"/>
          <w:sz w:val="24"/>
          <w:szCs w:val="24"/>
        </w:rPr>
        <w:t>.5 to 6.9</w:t>
      </w:r>
      <w:r w:rsidR="00D8369E">
        <w:rPr>
          <w:rFonts w:ascii="Times New Roman" w:hAnsi="Times New Roman" w:cs="Times New Roman"/>
          <w:sz w:val="24"/>
          <w:szCs w:val="24"/>
        </w:rPr>
        <w:t xml:space="preserve">% </w:t>
      </w:r>
      <w:r w:rsidR="006619CD">
        <w:rPr>
          <w:rFonts w:ascii="Times New Roman" w:hAnsi="Times New Roman" w:cs="Times New Roman"/>
          <w:sz w:val="24"/>
          <w:szCs w:val="24"/>
        </w:rPr>
        <w:t xml:space="preserve">under all </w:t>
      </w:r>
      <w:r w:rsidR="00D8369E" w:rsidRPr="00E82BAD">
        <w:rPr>
          <w:rFonts w:ascii="Times New Roman" w:hAnsi="Times New Roman" w:cs="Times New Roman"/>
          <w:sz w:val="24"/>
          <w:szCs w:val="24"/>
          <w:highlight w:val="yellow"/>
        </w:rPr>
        <w:t>RCPs</w:t>
      </w:r>
      <w:r w:rsidR="000968A1">
        <w:rPr>
          <w:rFonts w:ascii="Times New Roman" w:hAnsi="Times New Roman" w:cs="Times New Roman"/>
          <w:sz w:val="24"/>
          <w:szCs w:val="24"/>
        </w:rPr>
        <w:t xml:space="preserve"> in 2050 and 0.4</w:t>
      </w:r>
      <w:r w:rsidR="006619CD">
        <w:rPr>
          <w:rFonts w:ascii="Times New Roman" w:hAnsi="Times New Roman" w:cs="Times New Roman"/>
          <w:sz w:val="24"/>
          <w:szCs w:val="24"/>
        </w:rPr>
        <w:t xml:space="preserve"> </w:t>
      </w:r>
      <w:r w:rsidR="000968A1">
        <w:rPr>
          <w:rFonts w:ascii="Times New Roman" w:hAnsi="Times New Roman" w:cs="Times New Roman"/>
          <w:sz w:val="24"/>
          <w:szCs w:val="24"/>
        </w:rPr>
        <w:t xml:space="preserve">to 7.6 </w:t>
      </w:r>
      <w:r w:rsidR="00E82BAD">
        <w:rPr>
          <w:rFonts w:ascii="Times New Roman" w:hAnsi="Times New Roman" w:cs="Times New Roman"/>
          <w:sz w:val="24"/>
          <w:szCs w:val="24"/>
        </w:rPr>
        <w:t>%</w:t>
      </w:r>
      <w:r w:rsidR="006619CD">
        <w:rPr>
          <w:rFonts w:ascii="Times New Roman" w:hAnsi="Times New Roman" w:cs="Times New Roman"/>
          <w:sz w:val="24"/>
          <w:szCs w:val="24"/>
        </w:rPr>
        <w:t xml:space="preserve"> under different</w:t>
      </w:r>
      <w:r w:rsidR="00E82BAD">
        <w:rPr>
          <w:rFonts w:ascii="Times New Roman" w:hAnsi="Times New Roman" w:cs="Times New Roman"/>
          <w:sz w:val="24"/>
          <w:szCs w:val="24"/>
        </w:rPr>
        <w:t xml:space="preserve"> RCPs </w:t>
      </w:r>
      <w:r w:rsidR="006619CD">
        <w:rPr>
          <w:rFonts w:ascii="Times New Roman" w:hAnsi="Times New Roman" w:cs="Times New Roman"/>
          <w:sz w:val="24"/>
          <w:szCs w:val="24"/>
        </w:rPr>
        <w:t xml:space="preserve">by </w:t>
      </w:r>
      <w:commentRangeStart w:id="6"/>
      <w:r w:rsidR="002D0333">
        <w:rPr>
          <w:rFonts w:ascii="Times New Roman" w:hAnsi="Times New Roman" w:cs="Times New Roman"/>
          <w:sz w:val="24"/>
          <w:szCs w:val="24"/>
        </w:rPr>
        <w:t>2070</w:t>
      </w:r>
      <w:commentRangeEnd w:id="6"/>
      <w:r w:rsidR="00FC1F57">
        <w:rPr>
          <w:rStyle w:val="CommentReference"/>
        </w:rPr>
        <w:commentReference w:id="6"/>
      </w:r>
      <w:r w:rsidR="006619CD">
        <w:rPr>
          <w:rFonts w:ascii="Times New Roman" w:hAnsi="Times New Roman" w:cs="Times New Roman"/>
          <w:sz w:val="24"/>
          <w:szCs w:val="24"/>
        </w:rPr>
        <w:t>.</w:t>
      </w:r>
      <w:r w:rsidR="000968A1" w:rsidRPr="000968A1">
        <w:rPr>
          <w:rFonts w:ascii="Times New Roman" w:hAnsi="Times New Roman" w:cs="Times New Roman"/>
          <w:sz w:val="24"/>
          <w:szCs w:val="24"/>
        </w:rPr>
        <w:t xml:space="preserve"> </w:t>
      </w:r>
    </w:p>
    <w:p w14:paraId="3C83B052" w14:textId="77777777" w:rsidR="00653146" w:rsidRPr="007A6A3E" w:rsidRDefault="00653146" w:rsidP="000924A9">
      <w:pPr>
        <w:spacing w:line="240" w:lineRule="atLeast"/>
        <w:jc w:val="both"/>
        <w:rPr>
          <w:rFonts w:ascii="Times New Roman" w:hAnsi="Times New Roman" w:cs="Times New Roman"/>
          <w:sz w:val="24"/>
          <w:szCs w:val="24"/>
        </w:rPr>
      </w:pPr>
      <w:r w:rsidRPr="00BB0F85">
        <w:rPr>
          <w:rFonts w:ascii="Times New Roman" w:hAnsi="Times New Roman" w:cs="Times New Roman"/>
          <w:b/>
          <w:sz w:val="24"/>
          <w:szCs w:val="24"/>
        </w:rPr>
        <w:t>Key words</w:t>
      </w:r>
      <w:r>
        <w:rPr>
          <w:rFonts w:ascii="Times New Roman" w:hAnsi="Times New Roman" w:cs="Times New Roman"/>
          <w:sz w:val="24"/>
          <w:szCs w:val="24"/>
        </w:rPr>
        <w:t xml:space="preserve">: </w:t>
      </w:r>
      <w:r w:rsidR="00BB0F85">
        <w:rPr>
          <w:rFonts w:ascii="Times New Roman" w:hAnsi="Times New Roman" w:cs="Times New Roman"/>
          <w:sz w:val="24"/>
          <w:szCs w:val="24"/>
        </w:rPr>
        <w:t xml:space="preserve">Climate change, </w:t>
      </w:r>
      <w:r>
        <w:rPr>
          <w:rFonts w:ascii="Times New Roman" w:hAnsi="Times New Roman" w:cs="Times New Roman"/>
          <w:sz w:val="24"/>
          <w:szCs w:val="24"/>
        </w:rPr>
        <w:t xml:space="preserve">finger millet, </w:t>
      </w:r>
      <w:r w:rsidR="00BB0F85">
        <w:rPr>
          <w:rFonts w:ascii="Times New Roman" w:hAnsi="Times New Roman" w:cs="Times New Roman"/>
          <w:sz w:val="24"/>
          <w:szCs w:val="24"/>
        </w:rPr>
        <w:t xml:space="preserve">habitat, </w:t>
      </w:r>
      <w:r w:rsidR="009C5AE1">
        <w:rPr>
          <w:rFonts w:ascii="Times New Roman" w:hAnsi="Times New Roman" w:cs="Times New Roman"/>
          <w:sz w:val="24"/>
          <w:szCs w:val="24"/>
        </w:rPr>
        <w:t>Maxent</w:t>
      </w:r>
      <w:r w:rsidR="00F8558C">
        <w:rPr>
          <w:rFonts w:ascii="Times New Roman" w:hAnsi="Times New Roman" w:cs="Times New Roman"/>
          <w:sz w:val="24"/>
          <w:szCs w:val="24"/>
        </w:rPr>
        <w:t xml:space="preserve"> model</w:t>
      </w:r>
    </w:p>
    <w:p w14:paraId="231001A6" w14:textId="77777777" w:rsidR="004807D2" w:rsidRDefault="004807D2" w:rsidP="004807D2">
      <w:pPr>
        <w:tabs>
          <w:tab w:val="center" w:pos="4680"/>
        </w:tabs>
        <w:spacing w:line="240" w:lineRule="atLeast"/>
        <w:rPr>
          <w:rFonts w:ascii="Times New Roman" w:hAnsi="Times New Roman" w:cs="Times New Roman"/>
          <w:b/>
          <w:sz w:val="24"/>
        </w:rPr>
      </w:pPr>
      <w:r w:rsidRPr="000635AC">
        <w:rPr>
          <w:rFonts w:ascii="Times New Roman" w:hAnsi="Times New Roman" w:cs="Times New Roman"/>
          <w:b/>
          <w:sz w:val="24"/>
        </w:rPr>
        <w:t>Introduction</w:t>
      </w:r>
      <w:r>
        <w:rPr>
          <w:rFonts w:ascii="Times New Roman" w:hAnsi="Times New Roman" w:cs="Times New Roman"/>
          <w:b/>
          <w:sz w:val="24"/>
        </w:rPr>
        <w:tab/>
      </w:r>
    </w:p>
    <w:p w14:paraId="381C0F34" w14:textId="77777777" w:rsidR="00903118" w:rsidRDefault="00796AC1" w:rsidP="004807D2">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4807D2">
        <w:rPr>
          <w:rFonts w:ascii="Times New Roman" w:hAnsi="Times New Roman" w:cs="Times New Roman"/>
          <w:sz w:val="24"/>
          <w:szCs w:val="24"/>
        </w:rPr>
        <w:t xml:space="preserve">griculture is </w:t>
      </w:r>
      <w:r>
        <w:rPr>
          <w:rFonts w:ascii="Times New Roman" w:hAnsi="Times New Roman" w:cs="Times New Roman"/>
          <w:sz w:val="24"/>
          <w:szCs w:val="24"/>
        </w:rPr>
        <w:t xml:space="preserve">the </w:t>
      </w:r>
      <w:r w:rsidR="0019349F">
        <w:rPr>
          <w:rFonts w:ascii="Times New Roman" w:hAnsi="Times New Roman" w:cs="Times New Roman"/>
          <w:sz w:val="24"/>
          <w:szCs w:val="24"/>
        </w:rPr>
        <w:t>major source of economy</w:t>
      </w:r>
      <w:r w:rsidR="004807D2">
        <w:rPr>
          <w:rFonts w:ascii="Times New Roman" w:hAnsi="Times New Roman" w:cs="Times New Roman"/>
          <w:sz w:val="24"/>
          <w:szCs w:val="24"/>
        </w:rPr>
        <w:t xml:space="preserve"> </w:t>
      </w:r>
      <w:r>
        <w:rPr>
          <w:rFonts w:ascii="Times New Roman" w:hAnsi="Times New Roman" w:cs="Times New Roman"/>
          <w:sz w:val="24"/>
          <w:szCs w:val="24"/>
        </w:rPr>
        <w:t xml:space="preserve">of Nepal contributing </w:t>
      </w:r>
      <w:r w:rsidR="004807D2">
        <w:rPr>
          <w:rFonts w:ascii="Times New Roman" w:hAnsi="Times New Roman" w:cs="Times New Roman"/>
          <w:sz w:val="24"/>
          <w:szCs w:val="24"/>
        </w:rPr>
        <w:t xml:space="preserve">32% </w:t>
      </w:r>
      <w:r>
        <w:rPr>
          <w:rFonts w:ascii="Times New Roman" w:hAnsi="Times New Roman" w:cs="Times New Roman"/>
          <w:sz w:val="24"/>
          <w:szCs w:val="24"/>
        </w:rPr>
        <w:t xml:space="preserve">of total </w:t>
      </w:r>
      <w:r w:rsidR="0019349F">
        <w:rPr>
          <w:rFonts w:ascii="Times New Roman" w:hAnsi="Times New Roman" w:cs="Times New Roman"/>
          <w:sz w:val="24"/>
          <w:szCs w:val="24"/>
        </w:rPr>
        <w:t>GDP</w:t>
      </w:r>
      <w:r w:rsidR="004807D2">
        <w:rPr>
          <w:rFonts w:ascii="Times New Roman" w:hAnsi="Times New Roman" w:cs="Times New Roman"/>
          <w:sz w:val="24"/>
          <w:szCs w:val="24"/>
        </w:rPr>
        <w:t xml:space="preserve"> and shape the foundation of </w:t>
      </w:r>
      <w:r w:rsidR="0019349F">
        <w:rPr>
          <w:rFonts w:ascii="Times New Roman" w:hAnsi="Times New Roman" w:cs="Times New Roman"/>
          <w:sz w:val="24"/>
          <w:szCs w:val="24"/>
        </w:rPr>
        <w:t>63%</w:t>
      </w:r>
      <w:r w:rsidR="004807D2">
        <w:rPr>
          <w:rFonts w:ascii="Times New Roman" w:hAnsi="Times New Roman" w:cs="Times New Roman"/>
          <w:sz w:val="24"/>
          <w:szCs w:val="24"/>
        </w:rPr>
        <w:t xml:space="preserve"> </w:t>
      </w:r>
      <w:r>
        <w:rPr>
          <w:rFonts w:ascii="Times New Roman" w:hAnsi="Times New Roman" w:cs="Times New Roman"/>
          <w:sz w:val="24"/>
          <w:szCs w:val="24"/>
        </w:rPr>
        <w:t xml:space="preserve">of the </w:t>
      </w:r>
      <w:r w:rsidR="004807D2">
        <w:rPr>
          <w:rFonts w:ascii="Times New Roman" w:hAnsi="Times New Roman" w:cs="Times New Roman"/>
          <w:sz w:val="24"/>
          <w:szCs w:val="24"/>
        </w:rPr>
        <w:t xml:space="preserve">population. The rural population </w:t>
      </w:r>
      <w:r w:rsidR="00D728D2">
        <w:rPr>
          <w:rFonts w:ascii="Times New Roman" w:hAnsi="Times New Roman" w:cs="Times New Roman"/>
          <w:sz w:val="24"/>
          <w:szCs w:val="24"/>
        </w:rPr>
        <w:t xml:space="preserve">in the </w:t>
      </w:r>
      <w:commentRangeStart w:id="7"/>
      <w:r w:rsidR="00D728D2">
        <w:rPr>
          <w:rFonts w:ascii="Times New Roman" w:hAnsi="Times New Roman" w:cs="Times New Roman"/>
          <w:sz w:val="24"/>
          <w:szCs w:val="24"/>
        </w:rPr>
        <w:t xml:space="preserve">hilly area </w:t>
      </w:r>
      <w:commentRangeEnd w:id="7"/>
      <w:r w:rsidR="00F07C2B">
        <w:rPr>
          <w:rStyle w:val="CommentReference"/>
        </w:rPr>
        <w:commentReference w:id="7"/>
      </w:r>
      <w:r w:rsidR="004807D2">
        <w:rPr>
          <w:rFonts w:ascii="Times New Roman" w:hAnsi="Times New Roman" w:cs="Times New Roman"/>
          <w:sz w:val="24"/>
          <w:szCs w:val="24"/>
        </w:rPr>
        <w:t xml:space="preserve">depends </w:t>
      </w:r>
      <w:r w:rsidR="00D728D2">
        <w:rPr>
          <w:rFonts w:ascii="Times New Roman" w:hAnsi="Times New Roman" w:cs="Times New Roman"/>
          <w:sz w:val="24"/>
          <w:szCs w:val="24"/>
        </w:rPr>
        <w:t xml:space="preserve">primarily </w:t>
      </w:r>
      <w:r w:rsidR="004807D2">
        <w:rPr>
          <w:rFonts w:ascii="Times New Roman" w:hAnsi="Times New Roman" w:cs="Times New Roman"/>
          <w:sz w:val="24"/>
          <w:szCs w:val="24"/>
        </w:rPr>
        <w:t xml:space="preserve">on </w:t>
      </w:r>
      <w:r w:rsidR="00D728D2">
        <w:rPr>
          <w:rFonts w:ascii="Times New Roman" w:hAnsi="Times New Roman" w:cs="Times New Roman"/>
          <w:sz w:val="24"/>
          <w:szCs w:val="24"/>
        </w:rPr>
        <w:lastRenderedPageBreak/>
        <w:t xml:space="preserve">traditional </w:t>
      </w:r>
      <w:r w:rsidR="004807D2">
        <w:rPr>
          <w:rFonts w:ascii="Times New Roman" w:hAnsi="Times New Roman" w:cs="Times New Roman"/>
          <w:sz w:val="24"/>
          <w:szCs w:val="24"/>
        </w:rPr>
        <w:t>subsistence rain</w:t>
      </w:r>
      <w:r w:rsidR="00E6535F">
        <w:rPr>
          <w:rFonts w:ascii="Times New Roman" w:hAnsi="Times New Roman" w:cs="Times New Roman"/>
          <w:sz w:val="24"/>
          <w:szCs w:val="24"/>
        </w:rPr>
        <w:t>-</w:t>
      </w:r>
      <w:r w:rsidR="004807D2">
        <w:rPr>
          <w:rFonts w:ascii="Times New Roman" w:hAnsi="Times New Roman" w:cs="Times New Roman"/>
          <w:sz w:val="24"/>
          <w:szCs w:val="24"/>
        </w:rPr>
        <w:t>fed agricultur</w:t>
      </w:r>
      <w:r w:rsidR="00D728D2">
        <w:rPr>
          <w:rFonts w:ascii="Times New Roman" w:hAnsi="Times New Roman" w:cs="Times New Roman"/>
          <w:sz w:val="24"/>
          <w:szCs w:val="24"/>
        </w:rPr>
        <w:t>al</w:t>
      </w:r>
      <w:r w:rsidR="004807D2">
        <w:rPr>
          <w:rFonts w:ascii="Times New Roman" w:hAnsi="Times New Roman" w:cs="Times New Roman"/>
          <w:sz w:val="24"/>
          <w:szCs w:val="24"/>
        </w:rPr>
        <w:t xml:space="preserve"> practices</w:t>
      </w:r>
      <w:r w:rsidR="00D728D2">
        <w:rPr>
          <w:rFonts w:ascii="Times New Roman" w:hAnsi="Times New Roman" w:cs="Times New Roman"/>
          <w:sz w:val="24"/>
          <w:szCs w:val="24"/>
        </w:rPr>
        <w:t>,</w:t>
      </w:r>
      <w:r w:rsidR="004807D2">
        <w:rPr>
          <w:rFonts w:ascii="Times New Roman" w:hAnsi="Times New Roman" w:cs="Times New Roman"/>
          <w:sz w:val="24"/>
          <w:szCs w:val="24"/>
        </w:rPr>
        <w:t xml:space="preserve"> which </w:t>
      </w:r>
      <w:r w:rsidR="000A51B7">
        <w:rPr>
          <w:rFonts w:ascii="Times New Roman" w:hAnsi="Times New Roman" w:cs="Times New Roman"/>
          <w:sz w:val="24"/>
          <w:szCs w:val="24"/>
        </w:rPr>
        <w:t>is climat</w:t>
      </w:r>
      <w:r w:rsidR="00D728D2">
        <w:rPr>
          <w:rFonts w:ascii="Times New Roman" w:hAnsi="Times New Roman" w:cs="Times New Roman"/>
          <w:sz w:val="24"/>
          <w:szCs w:val="24"/>
        </w:rPr>
        <w:t xml:space="preserve">e </w:t>
      </w:r>
      <w:r w:rsidR="00E66301">
        <w:rPr>
          <w:rFonts w:ascii="Times New Roman" w:hAnsi="Times New Roman" w:cs="Times New Roman"/>
          <w:sz w:val="24"/>
          <w:szCs w:val="24"/>
        </w:rPr>
        <w:t>dependent</w:t>
      </w:r>
      <w:r w:rsidR="000A51B7">
        <w:rPr>
          <w:rFonts w:ascii="Times New Roman" w:hAnsi="Times New Roman" w:cs="Times New Roman"/>
          <w:sz w:val="24"/>
          <w:szCs w:val="24"/>
        </w:rPr>
        <w:t xml:space="preserve"> (</w:t>
      </w:r>
      <w:r w:rsidR="000A51B7" w:rsidRPr="00841789">
        <w:rPr>
          <w:rFonts w:ascii="Times New Roman" w:hAnsi="Times New Roman" w:cs="Times New Roman"/>
          <w:sz w:val="24"/>
          <w:szCs w:val="24"/>
        </w:rPr>
        <w:t>Shrestha</w:t>
      </w:r>
      <w:r w:rsidR="00E6535F" w:rsidRPr="00841789">
        <w:rPr>
          <w:rFonts w:ascii="Times New Roman" w:hAnsi="Times New Roman" w:cs="Times New Roman"/>
          <w:sz w:val="24"/>
          <w:szCs w:val="24"/>
        </w:rPr>
        <w:t xml:space="preserve"> </w:t>
      </w:r>
      <w:r w:rsidR="004807D2" w:rsidRPr="00841789">
        <w:rPr>
          <w:rFonts w:ascii="Times New Roman" w:hAnsi="Times New Roman" w:cs="Times New Roman"/>
          <w:i/>
          <w:sz w:val="24"/>
          <w:szCs w:val="24"/>
        </w:rPr>
        <w:t>et al</w:t>
      </w:r>
      <w:r w:rsidR="004807D2" w:rsidRPr="00841789">
        <w:rPr>
          <w:rFonts w:ascii="Times New Roman" w:hAnsi="Times New Roman" w:cs="Times New Roman"/>
          <w:sz w:val="24"/>
          <w:szCs w:val="24"/>
        </w:rPr>
        <w:t>.,</w:t>
      </w:r>
      <w:r w:rsidR="00FF20B8" w:rsidRPr="00841789">
        <w:rPr>
          <w:rFonts w:ascii="Times New Roman" w:hAnsi="Times New Roman" w:cs="Times New Roman"/>
          <w:sz w:val="24"/>
          <w:szCs w:val="24"/>
        </w:rPr>
        <w:t xml:space="preserve"> 1999</w:t>
      </w:r>
      <w:r w:rsidR="004807D2">
        <w:rPr>
          <w:rFonts w:ascii="Times New Roman" w:hAnsi="Times New Roman" w:cs="Times New Roman"/>
          <w:sz w:val="24"/>
          <w:szCs w:val="24"/>
        </w:rPr>
        <w:t>).</w:t>
      </w:r>
      <w:r w:rsidR="004807D2">
        <w:rPr>
          <w:rFonts w:ascii="Times New Roman" w:eastAsia="CIDFont+F1" w:hAnsi="Times New Roman" w:cs="Times New Roman"/>
          <w:sz w:val="24"/>
          <w:szCs w:val="24"/>
        </w:rPr>
        <w:t xml:space="preserve"> </w:t>
      </w:r>
      <w:r w:rsidR="004807D2" w:rsidRPr="00961D13">
        <w:rPr>
          <w:rFonts w:ascii="Times New Roman" w:hAnsi="Times New Roman" w:cs="Times New Roman"/>
          <w:color w:val="000000"/>
          <w:sz w:val="24"/>
          <w:szCs w:val="20"/>
        </w:rPr>
        <w:t>T</w:t>
      </w:r>
      <w:r w:rsidR="004807D2">
        <w:rPr>
          <w:rFonts w:ascii="Times New Roman" w:hAnsi="Times New Roman" w:cs="Times New Roman"/>
          <w:color w:val="000000"/>
          <w:sz w:val="24"/>
          <w:szCs w:val="20"/>
        </w:rPr>
        <w:t>he</w:t>
      </w:r>
      <w:r w:rsidR="005E7432">
        <w:rPr>
          <w:rFonts w:ascii="Times New Roman" w:hAnsi="Times New Roman" w:cs="Times New Roman"/>
          <w:color w:val="000000"/>
          <w:sz w:val="24"/>
          <w:szCs w:val="20"/>
        </w:rPr>
        <w:t xml:space="preserve"> </w:t>
      </w:r>
      <w:r w:rsidR="00E6535F">
        <w:rPr>
          <w:rFonts w:ascii="Times New Roman" w:hAnsi="Times New Roman" w:cs="Times New Roman"/>
          <w:color w:val="000000"/>
          <w:sz w:val="24"/>
          <w:szCs w:val="20"/>
        </w:rPr>
        <w:t>fourth major crop</w:t>
      </w:r>
      <w:r w:rsidR="004807D2">
        <w:rPr>
          <w:rFonts w:ascii="Times New Roman" w:hAnsi="Times New Roman" w:cs="Times New Roman"/>
          <w:color w:val="000000"/>
          <w:sz w:val="24"/>
          <w:szCs w:val="20"/>
        </w:rPr>
        <w:t xml:space="preserve"> finger millet</w:t>
      </w:r>
      <w:r w:rsidR="00E6535F">
        <w:rPr>
          <w:rFonts w:ascii="Times New Roman" w:hAnsi="Times New Roman" w:cs="Times New Roman"/>
          <w:color w:val="000000"/>
          <w:sz w:val="24"/>
          <w:szCs w:val="20"/>
        </w:rPr>
        <w:t xml:space="preserve"> </w:t>
      </w:r>
      <w:r w:rsidR="004807D2">
        <w:rPr>
          <w:rFonts w:ascii="Times New Roman" w:hAnsi="Times New Roman" w:cs="Times New Roman"/>
          <w:color w:val="000000"/>
          <w:sz w:val="24"/>
          <w:szCs w:val="20"/>
        </w:rPr>
        <w:t>[</w:t>
      </w:r>
      <w:proofErr w:type="spellStart"/>
      <w:r w:rsidR="004807D2">
        <w:rPr>
          <w:i/>
          <w:iCs/>
          <w:sz w:val="23"/>
          <w:szCs w:val="23"/>
        </w:rPr>
        <w:t>Eleusine</w:t>
      </w:r>
      <w:proofErr w:type="spellEnd"/>
      <w:r w:rsidR="004807D2">
        <w:rPr>
          <w:i/>
          <w:iCs/>
          <w:sz w:val="23"/>
          <w:szCs w:val="23"/>
        </w:rPr>
        <w:t xml:space="preserve"> </w:t>
      </w:r>
      <w:proofErr w:type="spellStart"/>
      <w:r w:rsidR="004807D2">
        <w:rPr>
          <w:i/>
          <w:iCs/>
          <w:sz w:val="23"/>
          <w:szCs w:val="23"/>
        </w:rPr>
        <w:t>coracana</w:t>
      </w:r>
      <w:proofErr w:type="spellEnd"/>
      <w:r w:rsidR="004807D2">
        <w:rPr>
          <w:i/>
          <w:iCs/>
          <w:sz w:val="23"/>
          <w:szCs w:val="23"/>
        </w:rPr>
        <w:t xml:space="preserve"> </w:t>
      </w:r>
      <w:r w:rsidR="004807D2">
        <w:rPr>
          <w:sz w:val="23"/>
          <w:szCs w:val="23"/>
        </w:rPr>
        <w:t xml:space="preserve">(L.) </w:t>
      </w:r>
      <w:proofErr w:type="spellStart"/>
      <w:r w:rsidR="004807D2">
        <w:rPr>
          <w:sz w:val="23"/>
          <w:szCs w:val="23"/>
        </w:rPr>
        <w:t>Geartn</w:t>
      </w:r>
      <w:proofErr w:type="spellEnd"/>
      <w:r w:rsidR="004807D2">
        <w:rPr>
          <w:sz w:val="23"/>
          <w:szCs w:val="23"/>
        </w:rPr>
        <w:t xml:space="preserve"> </w:t>
      </w:r>
      <w:r w:rsidR="00535AE4">
        <w:rPr>
          <w:sz w:val="23"/>
          <w:szCs w:val="23"/>
        </w:rPr>
        <w:t>,</w:t>
      </w:r>
      <w:r w:rsidR="000C3C40">
        <w:rPr>
          <w:sz w:val="23"/>
          <w:szCs w:val="23"/>
        </w:rPr>
        <w:t xml:space="preserve"> </w:t>
      </w:r>
      <w:r w:rsidR="004807D2">
        <w:rPr>
          <w:sz w:val="23"/>
          <w:szCs w:val="23"/>
        </w:rPr>
        <w:t xml:space="preserve">family: </w:t>
      </w:r>
      <w:proofErr w:type="spellStart"/>
      <w:r w:rsidR="004807D2" w:rsidRPr="00F07131">
        <w:rPr>
          <w:rFonts w:ascii="Times New Roman" w:hAnsi="Times New Roman" w:cs="Times New Roman"/>
          <w:sz w:val="24"/>
          <w:szCs w:val="24"/>
        </w:rPr>
        <w:t>Poaceae</w:t>
      </w:r>
      <w:proofErr w:type="spellEnd"/>
      <w:r w:rsidR="004807D2" w:rsidRPr="00F07131">
        <w:rPr>
          <w:rFonts w:ascii="Times New Roman" w:hAnsi="Times New Roman" w:cs="Times New Roman"/>
          <w:color w:val="000000"/>
          <w:sz w:val="24"/>
          <w:szCs w:val="24"/>
        </w:rPr>
        <w:t xml:space="preserve">] occupies an important place in </w:t>
      </w:r>
      <w:r w:rsidR="00535AE4">
        <w:rPr>
          <w:rFonts w:ascii="Times New Roman" w:hAnsi="Times New Roman" w:cs="Times New Roman"/>
          <w:color w:val="000000"/>
          <w:sz w:val="24"/>
          <w:szCs w:val="24"/>
        </w:rPr>
        <w:t xml:space="preserve">the </w:t>
      </w:r>
      <w:r w:rsidR="004807D2" w:rsidRPr="00F07131">
        <w:rPr>
          <w:rFonts w:ascii="Times New Roman" w:hAnsi="Times New Roman" w:cs="Times New Roman"/>
          <w:color w:val="000000"/>
          <w:sz w:val="24"/>
          <w:szCs w:val="24"/>
        </w:rPr>
        <w:t>Nepalese agriculture especially in mountain</w:t>
      </w:r>
      <w:r w:rsidR="00535AE4">
        <w:rPr>
          <w:rFonts w:ascii="Times New Roman" w:hAnsi="Times New Roman" w:cs="Times New Roman"/>
          <w:color w:val="000000"/>
          <w:sz w:val="24"/>
          <w:szCs w:val="24"/>
        </w:rPr>
        <w:t>ou</w:t>
      </w:r>
      <w:r w:rsidR="004807D2" w:rsidRPr="00F07131">
        <w:rPr>
          <w:rFonts w:ascii="Times New Roman" w:hAnsi="Times New Roman" w:cs="Times New Roman"/>
          <w:color w:val="000000"/>
          <w:sz w:val="24"/>
          <w:szCs w:val="24"/>
        </w:rPr>
        <w:t>s remote areas</w:t>
      </w:r>
      <w:r w:rsidR="00F40C08">
        <w:rPr>
          <w:rFonts w:ascii="Times New Roman" w:eastAsia="CIDFont+F1" w:hAnsi="Times New Roman" w:cs="Times New Roman"/>
          <w:sz w:val="24"/>
          <w:szCs w:val="24"/>
        </w:rPr>
        <w:t>(</w:t>
      </w:r>
      <w:r w:rsidR="00F40C08" w:rsidRPr="00787637">
        <w:rPr>
          <w:rFonts w:ascii="Times New Roman" w:eastAsia="CIDFont+F1" w:hAnsi="Times New Roman" w:cs="Times New Roman"/>
          <w:sz w:val="24"/>
          <w:szCs w:val="24"/>
        </w:rPr>
        <w:t>MOAC, 2017</w:t>
      </w:r>
      <w:r w:rsidR="00F40C08" w:rsidRPr="00F07131">
        <w:rPr>
          <w:rFonts w:ascii="Times New Roman" w:eastAsia="CIDFont+F1" w:hAnsi="Times New Roman" w:cs="Times New Roman"/>
          <w:sz w:val="24"/>
          <w:szCs w:val="24"/>
        </w:rPr>
        <w:t>)</w:t>
      </w:r>
      <w:r w:rsidR="004807D2" w:rsidRPr="00F07131">
        <w:rPr>
          <w:rFonts w:ascii="Times New Roman" w:hAnsi="Times New Roman" w:cs="Times New Roman"/>
          <w:color w:val="000000"/>
          <w:sz w:val="24"/>
          <w:szCs w:val="24"/>
        </w:rPr>
        <w:t xml:space="preserve">. </w:t>
      </w:r>
      <w:r w:rsidR="004807D2">
        <w:rPr>
          <w:rFonts w:ascii="Times New Roman" w:hAnsi="Times New Roman" w:cs="Times New Roman"/>
          <w:color w:val="000000"/>
          <w:sz w:val="24"/>
          <w:szCs w:val="24"/>
        </w:rPr>
        <w:t>It is considered as</w:t>
      </w:r>
      <w:r w:rsidR="00E6535F">
        <w:rPr>
          <w:rFonts w:ascii="Times New Roman" w:hAnsi="Times New Roman" w:cs="Times New Roman"/>
          <w:color w:val="000000"/>
          <w:sz w:val="24"/>
          <w:szCs w:val="24"/>
        </w:rPr>
        <w:t xml:space="preserve"> </w:t>
      </w:r>
      <w:r w:rsidR="00535AE4">
        <w:rPr>
          <w:rFonts w:ascii="Times New Roman" w:hAnsi="Times New Roman" w:cs="Times New Roman"/>
          <w:color w:val="000000"/>
          <w:sz w:val="24"/>
          <w:szCs w:val="24"/>
        </w:rPr>
        <w:t xml:space="preserve">an </w:t>
      </w:r>
      <w:r w:rsidR="004807D2" w:rsidRPr="00F07131">
        <w:rPr>
          <w:rFonts w:ascii="Times New Roman" w:hAnsi="Times New Roman" w:cs="Times New Roman"/>
          <w:color w:val="000000"/>
          <w:sz w:val="24"/>
          <w:szCs w:val="24"/>
        </w:rPr>
        <w:t>under-exploited, poor people's and neglected crop</w:t>
      </w:r>
      <w:r w:rsidR="00E6535F">
        <w:rPr>
          <w:rFonts w:ascii="Times New Roman" w:hAnsi="Times New Roman" w:cs="Times New Roman"/>
          <w:color w:val="000000"/>
          <w:sz w:val="24"/>
          <w:szCs w:val="24"/>
        </w:rPr>
        <w:t xml:space="preserve"> </w:t>
      </w:r>
      <w:r w:rsidR="004807D2">
        <w:rPr>
          <w:rFonts w:ascii="Times New Roman" w:hAnsi="Times New Roman" w:cs="Times New Roman"/>
          <w:color w:val="000000"/>
          <w:sz w:val="24"/>
          <w:szCs w:val="24"/>
        </w:rPr>
        <w:t xml:space="preserve">and cultivated mostly </w:t>
      </w:r>
      <w:r w:rsidR="004807D2" w:rsidRPr="00F07131">
        <w:rPr>
          <w:rFonts w:ascii="Times New Roman" w:hAnsi="Times New Roman" w:cs="Times New Roman"/>
          <w:color w:val="000000"/>
          <w:sz w:val="24"/>
          <w:szCs w:val="24"/>
        </w:rPr>
        <w:t>in mid-hills and mountainous regions</w:t>
      </w:r>
      <w:r w:rsidR="004807D2">
        <w:rPr>
          <w:rFonts w:ascii="Times New Roman" w:hAnsi="Times New Roman" w:cs="Times New Roman"/>
          <w:color w:val="000000"/>
          <w:sz w:val="24"/>
          <w:szCs w:val="24"/>
        </w:rPr>
        <w:t xml:space="preserve"> (</w:t>
      </w:r>
      <w:r w:rsidR="000A51B7" w:rsidRPr="00787637">
        <w:rPr>
          <w:rFonts w:ascii="Times New Roman" w:hAnsi="Times New Roman" w:cs="Times New Roman"/>
          <w:sz w:val="24"/>
          <w:szCs w:val="24"/>
        </w:rPr>
        <w:t xml:space="preserve">Ghimire, 2015, </w:t>
      </w:r>
      <w:proofErr w:type="spellStart"/>
      <w:r w:rsidR="000A51B7" w:rsidRPr="00787637">
        <w:rPr>
          <w:rFonts w:ascii="Times New Roman" w:hAnsi="Times New Roman" w:cs="Times New Roman"/>
          <w:sz w:val="24"/>
          <w:szCs w:val="24"/>
        </w:rPr>
        <w:t>Luitel</w:t>
      </w:r>
      <w:proofErr w:type="spellEnd"/>
      <w:r w:rsidR="00746407" w:rsidRPr="00787637">
        <w:rPr>
          <w:rFonts w:ascii="Times New Roman" w:hAnsi="Times New Roman" w:cs="Times New Roman"/>
          <w:sz w:val="24"/>
          <w:szCs w:val="24"/>
        </w:rPr>
        <w:t xml:space="preserve"> </w:t>
      </w:r>
      <w:r w:rsidR="004807D2" w:rsidRPr="00787637">
        <w:rPr>
          <w:rFonts w:ascii="Times New Roman" w:hAnsi="Times New Roman" w:cs="Times New Roman"/>
          <w:i/>
          <w:sz w:val="24"/>
          <w:szCs w:val="24"/>
        </w:rPr>
        <w:t>et al</w:t>
      </w:r>
      <w:r w:rsidR="004807D2" w:rsidRPr="00787637">
        <w:rPr>
          <w:rFonts w:ascii="Times New Roman" w:hAnsi="Times New Roman" w:cs="Times New Roman"/>
          <w:sz w:val="24"/>
          <w:szCs w:val="24"/>
        </w:rPr>
        <w:t>., 2017</w:t>
      </w:r>
      <w:r w:rsidR="004807D2" w:rsidRPr="00F07131">
        <w:rPr>
          <w:rFonts w:ascii="Times New Roman" w:hAnsi="Times New Roman" w:cs="Times New Roman"/>
          <w:sz w:val="24"/>
          <w:szCs w:val="24"/>
        </w:rPr>
        <w:t>)</w:t>
      </w:r>
      <w:r w:rsidR="004807D2">
        <w:rPr>
          <w:rFonts w:ascii="Times New Roman" w:hAnsi="Times New Roman" w:cs="Times New Roman"/>
          <w:sz w:val="24"/>
          <w:szCs w:val="24"/>
        </w:rPr>
        <w:t>.</w:t>
      </w:r>
      <w:commentRangeStart w:id="8"/>
      <w:r w:rsidR="00535AE4">
        <w:rPr>
          <w:rFonts w:ascii="Times New Roman" w:hAnsi="Times New Roman" w:cs="Times New Roman"/>
          <w:sz w:val="24"/>
          <w:szCs w:val="24"/>
        </w:rPr>
        <w:t xml:space="preserve">Though the nutritional value of </w:t>
      </w:r>
      <w:r w:rsidR="00535AE4">
        <w:rPr>
          <w:rFonts w:ascii="Times New Roman" w:hAnsi="Times New Roman" w:cs="Times New Roman"/>
          <w:color w:val="000000"/>
          <w:sz w:val="24"/>
          <w:szCs w:val="24"/>
        </w:rPr>
        <w:t>f</w:t>
      </w:r>
      <w:r w:rsidR="004807D2">
        <w:rPr>
          <w:rFonts w:ascii="Times New Roman" w:hAnsi="Times New Roman" w:cs="Times New Roman"/>
          <w:color w:val="000000"/>
          <w:sz w:val="24"/>
          <w:szCs w:val="24"/>
        </w:rPr>
        <w:t>inger millet is</w:t>
      </w:r>
      <w:r w:rsidR="008658CC">
        <w:rPr>
          <w:rFonts w:ascii="Times New Roman" w:hAnsi="Times New Roman" w:cs="Times New Roman"/>
          <w:color w:val="000000"/>
          <w:sz w:val="24"/>
          <w:szCs w:val="24"/>
        </w:rPr>
        <w:t xml:space="preserve"> </w:t>
      </w:r>
      <w:r w:rsidR="00535AE4">
        <w:rPr>
          <w:rFonts w:ascii="Times New Roman" w:hAnsi="Times New Roman" w:cs="Times New Roman"/>
          <w:color w:val="000000"/>
          <w:sz w:val="24"/>
          <w:szCs w:val="24"/>
        </w:rPr>
        <w:t xml:space="preserve">very high, it is </w:t>
      </w:r>
      <w:r w:rsidR="004807D2" w:rsidRPr="00F07131">
        <w:rPr>
          <w:rFonts w:ascii="Times New Roman" w:hAnsi="Times New Roman" w:cs="Times New Roman"/>
          <w:sz w:val="24"/>
          <w:szCs w:val="24"/>
        </w:rPr>
        <w:t xml:space="preserve">generally considered </w:t>
      </w:r>
      <w:r w:rsidR="00535AE4">
        <w:rPr>
          <w:rFonts w:ascii="Times New Roman" w:hAnsi="Times New Roman" w:cs="Times New Roman"/>
          <w:sz w:val="24"/>
          <w:szCs w:val="24"/>
        </w:rPr>
        <w:t xml:space="preserve">as an </w:t>
      </w:r>
      <w:r w:rsidR="004807D2" w:rsidRPr="00F07131">
        <w:rPr>
          <w:rFonts w:ascii="Times New Roman" w:hAnsi="Times New Roman" w:cs="Times New Roman"/>
          <w:sz w:val="24"/>
          <w:szCs w:val="24"/>
        </w:rPr>
        <w:t xml:space="preserve">inferior food grain as compared to </w:t>
      </w:r>
      <w:r w:rsidR="00535AE4">
        <w:rPr>
          <w:rFonts w:ascii="Times New Roman" w:hAnsi="Times New Roman" w:cs="Times New Roman"/>
          <w:sz w:val="24"/>
          <w:szCs w:val="24"/>
        </w:rPr>
        <w:t xml:space="preserve">other  </w:t>
      </w:r>
      <w:r w:rsidR="004807D2" w:rsidRPr="00F07131">
        <w:rPr>
          <w:rFonts w:ascii="Times New Roman" w:hAnsi="Times New Roman" w:cs="Times New Roman"/>
          <w:sz w:val="24"/>
          <w:szCs w:val="24"/>
        </w:rPr>
        <w:t xml:space="preserve">common food crops like rice, wheat and even maize </w:t>
      </w:r>
      <w:r w:rsidR="004807D2">
        <w:rPr>
          <w:rFonts w:ascii="Times New Roman" w:hAnsi="Times New Roman" w:cs="Times New Roman"/>
          <w:sz w:val="24"/>
          <w:szCs w:val="24"/>
        </w:rPr>
        <w:t>.</w:t>
      </w:r>
      <w:r w:rsidR="00AC1540" w:rsidRPr="00AC1540">
        <w:rPr>
          <w:rFonts w:ascii="Times New Roman" w:hAnsi="Times New Roman" w:cs="Times New Roman"/>
          <w:sz w:val="24"/>
          <w:szCs w:val="24"/>
        </w:rPr>
        <w:t xml:space="preserve"> </w:t>
      </w:r>
      <w:commentRangeEnd w:id="8"/>
      <w:r w:rsidR="00F07C2B">
        <w:rPr>
          <w:rStyle w:val="CommentReference"/>
        </w:rPr>
        <w:commentReference w:id="8"/>
      </w:r>
    </w:p>
    <w:p w14:paraId="278005D3" w14:textId="77777777" w:rsidR="00C8176C" w:rsidRDefault="00E66301" w:rsidP="004807D2">
      <w:pPr>
        <w:spacing w:line="360" w:lineRule="auto"/>
        <w:jc w:val="both"/>
        <w:rPr>
          <w:rFonts w:ascii="Times New Roman" w:eastAsia="CIDFont+F1" w:hAnsi="Times New Roman" w:cs="Times New Roman"/>
          <w:sz w:val="24"/>
          <w:szCs w:val="24"/>
        </w:rPr>
      </w:pPr>
      <w:r>
        <w:rPr>
          <w:rFonts w:ascii="Times New Roman" w:hAnsi="Times New Roman" w:cs="Times New Roman"/>
          <w:sz w:val="24"/>
          <w:szCs w:val="24"/>
        </w:rPr>
        <w:t>T</w:t>
      </w:r>
      <w:r w:rsidR="00CC5B23">
        <w:rPr>
          <w:rFonts w:ascii="Times New Roman" w:hAnsi="Times New Roman" w:cs="Times New Roman"/>
          <w:sz w:val="24"/>
          <w:szCs w:val="24"/>
        </w:rPr>
        <w:t xml:space="preserve">otal cultivation area of finger millet was </w:t>
      </w:r>
      <w:r w:rsidR="006B298E">
        <w:rPr>
          <w:rFonts w:ascii="Times New Roman" w:hAnsi="Times New Roman" w:cs="Times New Roman"/>
          <w:sz w:val="24"/>
          <w:szCs w:val="24"/>
        </w:rPr>
        <w:t>265</w:t>
      </w:r>
      <w:r w:rsidR="00710928">
        <w:rPr>
          <w:rFonts w:ascii="Times New Roman" w:hAnsi="Times New Roman" w:cs="Times New Roman"/>
          <w:sz w:val="24"/>
          <w:szCs w:val="24"/>
        </w:rPr>
        <w:t>,</w:t>
      </w:r>
      <w:r w:rsidR="006B298E">
        <w:rPr>
          <w:rFonts w:ascii="Times New Roman" w:hAnsi="Times New Roman" w:cs="Times New Roman"/>
          <w:sz w:val="24"/>
          <w:szCs w:val="24"/>
        </w:rPr>
        <w:t>496ha in 2007</w:t>
      </w:r>
      <w:r w:rsidR="00CC5B23">
        <w:rPr>
          <w:rFonts w:ascii="Times New Roman" w:hAnsi="Times New Roman" w:cs="Times New Roman"/>
          <w:sz w:val="24"/>
          <w:szCs w:val="24"/>
        </w:rPr>
        <w:t xml:space="preserve"> and 263</w:t>
      </w:r>
      <w:r w:rsidR="00710928">
        <w:rPr>
          <w:rFonts w:ascii="Times New Roman" w:hAnsi="Times New Roman" w:cs="Times New Roman"/>
          <w:sz w:val="24"/>
          <w:szCs w:val="24"/>
        </w:rPr>
        <w:t>,</w:t>
      </w:r>
      <w:r w:rsidR="00CC5B23">
        <w:rPr>
          <w:rFonts w:ascii="Times New Roman" w:hAnsi="Times New Roman" w:cs="Times New Roman"/>
          <w:sz w:val="24"/>
          <w:szCs w:val="24"/>
        </w:rPr>
        <w:t>596 ha in 2017.</w:t>
      </w:r>
      <w:r w:rsidR="004807D2" w:rsidRPr="00F07131">
        <w:rPr>
          <w:rFonts w:ascii="Times New Roman" w:hAnsi="Times New Roman" w:cs="Times New Roman"/>
          <w:sz w:val="24"/>
          <w:szCs w:val="24"/>
        </w:rPr>
        <w:t>The</w:t>
      </w:r>
      <w:r w:rsidR="00187C63">
        <w:rPr>
          <w:rFonts w:ascii="Times New Roman" w:hAnsi="Times New Roman" w:cs="Times New Roman"/>
          <w:sz w:val="24"/>
          <w:szCs w:val="24"/>
        </w:rPr>
        <w:t xml:space="preserve"> national</w:t>
      </w:r>
      <w:r w:rsidR="004807D2" w:rsidRPr="00F07131">
        <w:rPr>
          <w:rFonts w:ascii="Times New Roman" w:hAnsi="Times New Roman" w:cs="Times New Roman"/>
          <w:sz w:val="24"/>
          <w:szCs w:val="24"/>
        </w:rPr>
        <w:t xml:space="preserve"> production of finger millet was </w:t>
      </w:r>
      <w:r w:rsidR="006B298E">
        <w:rPr>
          <w:rFonts w:ascii="Times New Roman" w:hAnsi="Times New Roman" w:cs="Times New Roman"/>
          <w:sz w:val="24"/>
          <w:szCs w:val="24"/>
        </w:rPr>
        <w:t>291</w:t>
      </w:r>
      <w:r w:rsidR="00710928">
        <w:rPr>
          <w:rFonts w:ascii="Times New Roman" w:hAnsi="Times New Roman" w:cs="Times New Roman"/>
          <w:sz w:val="24"/>
          <w:szCs w:val="24"/>
        </w:rPr>
        <w:t>,</w:t>
      </w:r>
      <w:r w:rsidR="006B298E">
        <w:rPr>
          <w:rFonts w:ascii="Times New Roman" w:hAnsi="Times New Roman" w:cs="Times New Roman"/>
          <w:sz w:val="24"/>
          <w:szCs w:val="24"/>
        </w:rPr>
        <w:t>098</w:t>
      </w:r>
      <w:r w:rsidR="004807D2" w:rsidRPr="00F07131">
        <w:rPr>
          <w:rFonts w:ascii="Times New Roman" w:hAnsi="Times New Roman" w:cs="Times New Roman"/>
          <w:sz w:val="24"/>
          <w:szCs w:val="24"/>
        </w:rPr>
        <w:t xml:space="preserve">t in </w:t>
      </w:r>
      <w:r w:rsidR="006B298E">
        <w:rPr>
          <w:rFonts w:ascii="Times New Roman" w:hAnsi="Times New Roman" w:cs="Times New Roman"/>
          <w:sz w:val="24"/>
          <w:szCs w:val="24"/>
        </w:rPr>
        <w:t>2007</w:t>
      </w:r>
      <w:r w:rsidR="004807D2" w:rsidRPr="00F07131">
        <w:rPr>
          <w:rFonts w:ascii="Times New Roman" w:hAnsi="Times New Roman" w:cs="Times New Roman"/>
          <w:sz w:val="24"/>
          <w:szCs w:val="24"/>
        </w:rPr>
        <w:t xml:space="preserve"> </w:t>
      </w:r>
      <w:r w:rsidR="004807D2">
        <w:rPr>
          <w:rFonts w:ascii="Times New Roman" w:hAnsi="Times New Roman" w:cs="Times New Roman"/>
          <w:sz w:val="24"/>
          <w:szCs w:val="24"/>
        </w:rPr>
        <w:t>and</w:t>
      </w:r>
      <w:r w:rsidR="004807D2" w:rsidRPr="00F07131">
        <w:rPr>
          <w:rFonts w:ascii="Times New Roman" w:hAnsi="Times New Roman" w:cs="Times New Roman"/>
          <w:sz w:val="24"/>
          <w:szCs w:val="24"/>
        </w:rPr>
        <w:t xml:space="preserve"> increased to </w:t>
      </w:r>
      <w:r w:rsidR="004807D2">
        <w:rPr>
          <w:rFonts w:ascii="Times New Roman" w:hAnsi="Times New Roman" w:cs="Times New Roman"/>
          <w:sz w:val="24"/>
          <w:szCs w:val="24"/>
        </w:rPr>
        <w:t>306</w:t>
      </w:r>
      <w:r w:rsidR="00710928">
        <w:rPr>
          <w:rFonts w:ascii="Times New Roman" w:hAnsi="Times New Roman" w:cs="Times New Roman"/>
          <w:sz w:val="24"/>
          <w:szCs w:val="24"/>
        </w:rPr>
        <w:t>,</w:t>
      </w:r>
      <w:r w:rsidR="004807D2">
        <w:rPr>
          <w:rFonts w:ascii="Times New Roman" w:hAnsi="Times New Roman" w:cs="Times New Roman"/>
          <w:sz w:val="24"/>
          <w:szCs w:val="24"/>
        </w:rPr>
        <w:t xml:space="preserve">704 t in 2017 </w:t>
      </w:r>
      <w:r w:rsidR="008658CC">
        <w:rPr>
          <w:rFonts w:ascii="Times New Roman" w:hAnsi="Times New Roman" w:cs="Times New Roman"/>
          <w:sz w:val="24"/>
          <w:szCs w:val="24"/>
        </w:rPr>
        <w:t>(</w:t>
      </w:r>
      <w:r w:rsidR="008658CC" w:rsidRPr="00787637">
        <w:rPr>
          <w:rFonts w:ascii="Times New Roman" w:hAnsi="Times New Roman" w:cs="Times New Roman"/>
          <w:sz w:val="24"/>
          <w:szCs w:val="24"/>
        </w:rPr>
        <w:t>MOAC,</w:t>
      </w:r>
      <w:r w:rsidR="004807D2" w:rsidRPr="00787637">
        <w:rPr>
          <w:rFonts w:ascii="Times New Roman" w:hAnsi="Times New Roman" w:cs="Times New Roman"/>
          <w:sz w:val="24"/>
          <w:szCs w:val="24"/>
        </w:rPr>
        <w:t xml:space="preserve"> 2017</w:t>
      </w:r>
      <w:r w:rsidR="004807D2" w:rsidRPr="00F07131">
        <w:rPr>
          <w:rFonts w:ascii="Times New Roman" w:hAnsi="Times New Roman" w:cs="Times New Roman"/>
          <w:sz w:val="24"/>
          <w:szCs w:val="24"/>
        </w:rPr>
        <w:t xml:space="preserve">). The increase </w:t>
      </w:r>
      <w:r w:rsidR="006114BF">
        <w:rPr>
          <w:rFonts w:ascii="Times New Roman" w:hAnsi="Times New Roman" w:cs="Times New Roman"/>
          <w:sz w:val="24"/>
          <w:szCs w:val="24"/>
        </w:rPr>
        <w:t>in</w:t>
      </w:r>
      <w:r w:rsidR="008658CC">
        <w:rPr>
          <w:rFonts w:ascii="Times New Roman" w:hAnsi="Times New Roman" w:cs="Times New Roman"/>
          <w:sz w:val="24"/>
          <w:szCs w:val="24"/>
        </w:rPr>
        <w:t xml:space="preserve"> </w:t>
      </w:r>
      <w:r w:rsidR="00C8176C">
        <w:rPr>
          <w:rFonts w:ascii="Times New Roman" w:hAnsi="Times New Roman" w:cs="Times New Roman"/>
          <w:sz w:val="24"/>
          <w:szCs w:val="24"/>
        </w:rPr>
        <w:t>production of this</w:t>
      </w:r>
      <w:r w:rsidR="004807D2" w:rsidRPr="00F07131">
        <w:rPr>
          <w:rFonts w:ascii="Times New Roman" w:hAnsi="Times New Roman" w:cs="Times New Roman"/>
          <w:sz w:val="24"/>
          <w:szCs w:val="24"/>
        </w:rPr>
        <w:t xml:space="preserve"> crop could not fulfill the</w:t>
      </w:r>
      <w:r w:rsidR="00187C63">
        <w:rPr>
          <w:rFonts w:ascii="Times New Roman" w:hAnsi="Times New Roman" w:cs="Times New Roman"/>
          <w:sz w:val="24"/>
          <w:szCs w:val="24"/>
        </w:rPr>
        <w:t xml:space="preserve"> national</w:t>
      </w:r>
      <w:r w:rsidR="004807D2" w:rsidRPr="00F07131">
        <w:rPr>
          <w:rFonts w:ascii="Times New Roman" w:hAnsi="Times New Roman" w:cs="Times New Roman"/>
          <w:sz w:val="24"/>
          <w:szCs w:val="24"/>
        </w:rPr>
        <w:t xml:space="preserve"> demand </w:t>
      </w:r>
      <w:r w:rsidR="006114BF">
        <w:rPr>
          <w:rFonts w:ascii="Times New Roman" w:hAnsi="Times New Roman" w:cs="Times New Roman"/>
          <w:sz w:val="24"/>
          <w:szCs w:val="24"/>
        </w:rPr>
        <w:t>so it is being</w:t>
      </w:r>
      <w:r w:rsidR="004807D2" w:rsidRPr="00F07131">
        <w:rPr>
          <w:rFonts w:ascii="Times New Roman" w:hAnsi="Times New Roman" w:cs="Times New Roman"/>
          <w:sz w:val="24"/>
          <w:szCs w:val="24"/>
        </w:rPr>
        <w:t xml:space="preserve"> import</w:t>
      </w:r>
      <w:r w:rsidR="006114BF">
        <w:rPr>
          <w:rFonts w:ascii="Times New Roman" w:hAnsi="Times New Roman" w:cs="Times New Roman"/>
          <w:sz w:val="24"/>
          <w:szCs w:val="24"/>
        </w:rPr>
        <w:t>ed</w:t>
      </w:r>
      <w:r w:rsidR="004807D2" w:rsidRPr="00F07131">
        <w:rPr>
          <w:rFonts w:ascii="Times New Roman" w:hAnsi="Times New Roman" w:cs="Times New Roman"/>
          <w:sz w:val="24"/>
          <w:szCs w:val="24"/>
        </w:rPr>
        <w:t xml:space="preserve"> from neighbor</w:t>
      </w:r>
      <w:r w:rsidR="006114BF">
        <w:rPr>
          <w:rFonts w:ascii="Times New Roman" w:hAnsi="Times New Roman" w:cs="Times New Roman"/>
          <w:sz w:val="24"/>
          <w:szCs w:val="24"/>
        </w:rPr>
        <w:t>ing</w:t>
      </w:r>
      <w:r w:rsidR="004807D2" w:rsidRPr="00F07131">
        <w:rPr>
          <w:rFonts w:ascii="Times New Roman" w:hAnsi="Times New Roman" w:cs="Times New Roman"/>
          <w:sz w:val="24"/>
          <w:szCs w:val="24"/>
        </w:rPr>
        <w:t xml:space="preserve"> countries.  The i</w:t>
      </w:r>
      <w:r w:rsidR="004807D2" w:rsidRPr="00F07131">
        <w:rPr>
          <w:rFonts w:ascii="Times New Roman" w:eastAsia="CIDFont+F1" w:hAnsi="Times New Roman" w:cs="Times New Roman"/>
          <w:sz w:val="24"/>
          <w:szCs w:val="24"/>
        </w:rPr>
        <w:t xml:space="preserve">mport of </w:t>
      </w:r>
      <w:r w:rsidR="004807D2">
        <w:rPr>
          <w:rFonts w:ascii="Times New Roman" w:eastAsia="CIDFont+F1" w:hAnsi="Times New Roman" w:cs="Times New Roman"/>
          <w:sz w:val="24"/>
          <w:szCs w:val="24"/>
        </w:rPr>
        <w:t xml:space="preserve">finger millet was </w:t>
      </w:r>
      <w:r w:rsidR="00C8176C">
        <w:rPr>
          <w:rFonts w:ascii="Times New Roman" w:eastAsia="CIDFont+F1" w:hAnsi="Times New Roman" w:cs="Times New Roman"/>
          <w:sz w:val="24"/>
          <w:szCs w:val="24"/>
        </w:rPr>
        <w:t>1217t</w:t>
      </w:r>
      <w:r w:rsidR="004807D2" w:rsidRPr="00F07131">
        <w:rPr>
          <w:rFonts w:ascii="Times New Roman" w:eastAsia="CIDFont+F1" w:hAnsi="Times New Roman" w:cs="Times New Roman"/>
          <w:sz w:val="24"/>
          <w:szCs w:val="24"/>
        </w:rPr>
        <w:t xml:space="preserve"> </w:t>
      </w:r>
      <w:r w:rsidR="00DF54BF">
        <w:rPr>
          <w:rFonts w:ascii="Times New Roman" w:hAnsi="Times New Roman" w:cs="Times New Roman"/>
          <w:sz w:val="24"/>
          <w:szCs w:val="24"/>
        </w:rPr>
        <w:t>in</w:t>
      </w:r>
      <w:r w:rsidR="00882A2A">
        <w:rPr>
          <w:rFonts w:ascii="Times New Roman" w:hAnsi="Times New Roman" w:cs="Times New Roman"/>
          <w:sz w:val="24"/>
          <w:szCs w:val="24"/>
        </w:rPr>
        <w:t xml:space="preserve"> 201</w:t>
      </w:r>
      <w:r w:rsidR="004807D2" w:rsidRPr="00F07131">
        <w:rPr>
          <w:rFonts w:ascii="Times New Roman" w:hAnsi="Times New Roman" w:cs="Times New Roman"/>
          <w:sz w:val="24"/>
          <w:szCs w:val="24"/>
        </w:rPr>
        <w:t xml:space="preserve">7 </w:t>
      </w:r>
      <w:r w:rsidR="00C8176C">
        <w:rPr>
          <w:rFonts w:ascii="Times New Roman" w:eastAsia="CIDFont+F1" w:hAnsi="Times New Roman" w:cs="Times New Roman"/>
          <w:sz w:val="24"/>
          <w:szCs w:val="24"/>
        </w:rPr>
        <w:t>(</w:t>
      </w:r>
      <w:r w:rsidR="00C8176C" w:rsidRPr="00787637">
        <w:rPr>
          <w:rFonts w:ascii="Times New Roman" w:eastAsia="CIDFont+F1" w:hAnsi="Times New Roman" w:cs="Times New Roman"/>
          <w:sz w:val="24"/>
          <w:szCs w:val="24"/>
        </w:rPr>
        <w:t>MOAC</w:t>
      </w:r>
      <w:r w:rsidR="004807D2" w:rsidRPr="00787637">
        <w:rPr>
          <w:rFonts w:ascii="Times New Roman" w:eastAsia="CIDFont+F1" w:hAnsi="Times New Roman" w:cs="Times New Roman"/>
          <w:sz w:val="24"/>
          <w:szCs w:val="24"/>
        </w:rPr>
        <w:t>, 2017</w:t>
      </w:r>
      <w:r w:rsidR="004807D2" w:rsidRPr="00F07131">
        <w:rPr>
          <w:rFonts w:ascii="Times New Roman" w:eastAsia="CIDFont+F1" w:hAnsi="Times New Roman" w:cs="Times New Roman"/>
          <w:sz w:val="24"/>
          <w:szCs w:val="24"/>
        </w:rPr>
        <w:t xml:space="preserve">).  </w:t>
      </w:r>
      <w:r w:rsidR="00082795">
        <w:rPr>
          <w:rFonts w:ascii="Times New Roman" w:eastAsia="CIDFont+F1" w:hAnsi="Times New Roman" w:cs="Times New Roman"/>
          <w:sz w:val="24"/>
          <w:szCs w:val="24"/>
        </w:rPr>
        <w:t xml:space="preserve">It seems that </w:t>
      </w:r>
      <w:r w:rsidR="006114BF">
        <w:rPr>
          <w:rFonts w:ascii="Times New Roman" w:eastAsia="CIDFont+F1" w:hAnsi="Times New Roman" w:cs="Times New Roman"/>
          <w:sz w:val="24"/>
          <w:szCs w:val="24"/>
        </w:rPr>
        <w:t xml:space="preserve">the </w:t>
      </w:r>
      <w:r w:rsidR="00082795">
        <w:rPr>
          <w:rFonts w:ascii="Times New Roman" w:eastAsia="CIDFont+F1" w:hAnsi="Times New Roman" w:cs="Times New Roman"/>
          <w:sz w:val="24"/>
          <w:szCs w:val="24"/>
        </w:rPr>
        <w:t xml:space="preserve">national demand is continuously increasing even though </w:t>
      </w:r>
      <w:r w:rsidR="0047663A">
        <w:rPr>
          <w:rFonts w:ascii="Times New Roman" w:eastAsia="CIDFont+F1" w:hAnsi="Times New Roman" w:cs="Times New Roman"/>
          <w:sz w:val="24"/>
          <w:szCs w:val="24"/>
        </w:rPr>
        <w:t xml:space="preserve">the </w:t>
      </w:r>
      <w:r w:rsidR="00082795">
        <w:rPr>
          <w:rFonts w:ascii="Times New Roman" w:eastAsia="CIDFont+F1" w:hAnsi="Times New Roman" w:cs="Times New Roman"/>
          <w:sz w:val="24"/>
          <w:szCs w:val="24"/>
        </w:rPr>
        <w:t xml:space="preserve">national yield is </w:t>
      </w:r>
      <w:r w:rsidR="0047663A">
        <w:rPr>
          <w:rFonts w:ascii="Times New Roman" w:eastAsia="CIDFont+F1" w:hAnsi="Times New Roman" w:cs="Times New Roman"/>
          <w:sz w:val="24"/>
          <w:szCs w:val="24"/>
        </w:rPr>
        <w:t>abruptly soaring</w:t>
      </w:r>
      <w:r w:rsidR="001351B4">
        <w:rPr>
          <w:rFonts w:ascii="Times New Roman" w:eastAsia="CIDFont+F1" w:hAnsi="Times New Roman" w:cs="Times New Roman"/>
          <w:sz w:val="24"/>
          <w:szCs w:val="24"/>
        </w:rPr>
        <w:t>. But the area of   production has decreased</w:t>
      </w:r>
      <w:r w:rsidR="006B298E">
        <w:rPr>
          <w:rFonts w:ascii="Times New Roman" w:eastAsia="CIDFont+F1" w:hAnsi="Times New Roman" w:cs="Times New Roman"/>
          <w:sz w:val="24"/>
          <w:szCs w:val="24"/>
        </w:rPr>
        <w:t xml:space="preserve"> in th</w:t>
      </w:r>
      <w:r w:rsidR="001351B4">
        <w:rPr>
          <w:rFonts w:ascii="Times New Roman" w:eastAsia="CIDFont+F1" w:hAnsi="Times New Roman" w:cs="Times New Roman"/>
          <w:sz w:val="24"/>
          <w:szCs w:val="24"/>
        </w:rPr>
        <w:t>e</w:t>
      </w:r>
      <w:r w:rsidR="006B298E">
        <w:rPr>
          <w:rFonts w:ascii="Times New Roman" w:eastAsia="CIDFont+F1" w:hAnsi="Times New Roman" w:cs="Times New Roman"/>
          <w:sz w:val="24"/>
          <w:szCs w:val="24"/>
        </w:rPr>
        <w:t xml:space="preserve"> past 10 years.</w:t>
      </w:r>
    </w:p>
    <w:p w14:paraId="756C3183" w14:textId="77777777" w:rsidR="004807D2" w:rsidRPr="00AB7343" w:rsidRDefault="0047663A" w:rsidP="004807D2">
      <w:pPr>
        <w:spacing w:line="360" w:lineRule="auto"/>
        <w:jc w:val="both"/>
        <w:rPr>
          <w:rFonts w:ascii="Times New Roman" w:hAnsi="Times New Roman" w:cs="Times New Roman"/>
          <w:i/>
          <w:color w:val="FF0000"/>
          <w:sz w:val="24"/>
          <w:szCs w:val="24"/>
        </w:rPr>
      </w:pPr>
      <w:commentRangeStart w:id="9"/>
      <w:r>
        <w:rPr>
          <w:rFonts w:ascii="Times New Roman" w:hAnsi="Times New Roman" w:cs="Times New Roman"/>
          <w:sz w:val="24"/>
          <w:szCs w:val="24"/>
        </w:rPr>
        <w:t xml:space="preserve">The </w:t>
      </w:r>
      <w:r w:rsidR="004807D2">
        <w:rPr>
          <w:rFonts w:ascii="Times New Roman" w:hAnsi="Times New Roman" w:cs="Times New Roman"/>
          <w:sz w:val="24"/>
          <w:szCs w:val="24"/>
        </w:rPr>
        <w:t>future projections based on four representative concentration pathways (RCPs</w:t>
      </w:r>
      <w:r w:rsidR="004112CC">
        <w:rPr>
          <w:rFonts w:ascii="Times New Roman" w:hAnsi="Times New Roman" w:cs="Times New Roman"/>
          <w:sz w:val="24"/>
          <w:szCs w:val="24"/>
        </w:rPr>
        <w:t>) (2.6, 4.5, 6.0 and 8.5) show</w:t>
      </w:r>
      <w:r w:rsidR="004807D2">
        <w:rPr>
          <w:rFonts w:ascii="Times New Roman" w:hAnsi="Times New Roman" w:cs="Times New Roman"/>
          <w:sz w:val="24"/>
          <w:szCs w:val="24"/>
        </w:rPr>
        <w:t xml:space="preserve"> that the </w:t>
      </w:r>
      <w:r w:rsidR="00C8176C">
        <w:rPr>
          <w:rFonts w:ascii="Times New Roman" w:hAnsi="Times New Roman" w:cs="Times New Roman"/>
          <w:sz w:val="24"/>
          <w:szCs w:val="24"/>
        </w:rPr>
        <w:t xml:space="preserve">earth atmosphere </w:t>
      </w:r>
      <w:r w:rsidR="004807D2">
        <w:rPr>
          <w:rFonts w:ascii="Times New Roman" w:hAnsi="Times New Roman" w:cs="Times New Roman"/>
          <w:sz w:val="24"/>
          <w:szCs w:val="24"/>
        </w:rPr>
        <w:t xml:space="preserve">will gain </w:t>
      </w:r>
      <w:r>
        <w:rPr>
          <w:rFonts w:ascii="Times New Roman" w:hAnsi="Times New Roman" w:cs="Times New Roman"/>
          <w:sz w:val="24"/>
          <w:szCs w:val="24"/>
        </w:rPr>
        <w:t xml:space="preserve">2.6-3.8 </w:t>
      </w:r>
      <w:proofErr w:type="spellStart"/>
      <w:r w:rsidRPr="008F4F90">
        <w:rPr>
          <w:rFonts w:ascii="Times New Roman" w:hAnsi="Times New Roman" w:cs="Times New Roman"/>
          <w:sz w:val="24"/>
          <w:szCs w:val="24"/>
          <w:vertAlign w:val="superscript"/>
        </w:rPr>
        <w:t>o</w:t>
      </w:r>
      <w:r>
        <w:rPr>
          <w:rFonts w:ascii="Times New Roman" w:hAnsi="Times New Roman" w:cs="Times New Roman"/>
          <w:sz w:val="24"/>
          <w:szCs w:val="24"/>
        </w:rPr>
        <w:t>C</w:t>
      </w:r>
      <w:proofErr w:type="spellEnd"/>
      <w:r>
        <w:rPr>
          <w:rFonts w:ascii="Times New Roman" w:hAnsi="Times New Roman" w:cs="Times New Roman"/>
          <w:sz w:val="24"/>
          <w:szCs w:val="24"/>
        </w:rPr>
        <w:t xml:space="preserve"> </w:t>
      </w:r>
      <w:r w:rsidR="004807D2">
        <w:rPr>
          <w:rFonts w:ascii="Times New Roman" w:hAnsi="Times New Roman" w:cs="Times New Roman"/>
          <w:sz w:val="24"/>
          <w:szCs w:val="24"/>
        </w:rPr>
        <w:t>temperature by 2</w:t>
      </w:r>
      <w:r w:rsidR="005E7432">
        <w:rPr>
          <w:rFonts w:ascii="Times New Roman" w:hAnsi="Times New Roman" w:cs="Times New Roman"/>
          <w:sz w:val="24"/>
          <w:szCs w:val="24"/>
        </w:rPr>
        <w:t>100</w:t>
      </w:r>
      <w:r w:rsidR="004807D2">
        <w:rPr>
          <w:rFonts w:ascii="Times New Roman" w:hAnsi="Times New Roman" w:cs="Times New Roman"/>
          <w:sz w:val="24"/>
          <w:szCs w:val="24"/>
        </w:rPr>
        <w:t xml:space="preserve">. </w:t>
      </w:r>
      <w:commentRangeEnd w:id="9"/>
      <w:r w:rsidR="009E55B3">
        <w:rPr>
          <w:rStyle w:val="CommentReference"/>
        </w:rPr>
        <w:commentReference w:id="9"/>
      </w:r>
      <w:r w:rsidR="004807D2">
        <w:rPr>
          <w:rFonts w:ascii="Times New Roman" w:hAnsi="Times New Roman" w:cs="Times New Roman"/>
          <w:sz w:val="24"/>
          <w:szCs w:val="24"/>
        </w:rPr>
        <w:t>In Nepal, t</w:t>
      </w:r>
      <w:r w:rsidR="004807D2">
        <w:rPr>
          <w:rFonts w:ascii="Times New Roman" w:hAnsi="Times New Roman" w:cs="Times New Roman"/>
          <w:sz w:val="24"/>
        </w:rPr>
        <w:t xml:space="preserve">he mean annual temperature is projected to increase by </w:t>
      </w:r>
      <w:r w:rsidR="004807D2" w:rsidRPr="001B48B1">
        <w:rPr>
          <w:rFonts w:ascii="Times New Roman" w:eastAsia="CIDFont+F3" w:hAnsi="Times New Roman" w:cs="Times New Roman"/>
          <w:sz w:val="24"/>
          <w:szCs w:val="24"/>
        </w:rPr>
        <w:t>1.4</w:t>
      </w:r>
      <w:r w:rsidR="004807D2" w:rsidRPr="008145B3">
        <w:rPr>
          <w:rFonts w:ascii="Times New Roman" w:eastAsia="CIDFont+F3" w:hAnsi="Times New Roman" w:cs="Times New Roman"/>
          <w:sz w:val="24"/>
          <w:szCs w:val="24"/>
          <w:vertAlign w:val="superscript"/>
        </w:rPr>
        <w:t>0</w:t>
      </w:r>
      <w:r w:rsidR="004807D2" w:rsidRPr="001B48B1">
        <w:rPr>
          <w:rFonts w:ascii="Times New Roman" w:eastAsia="CIDFont+F3" w:hAnsi="Times New Roman" w:cs="Times New Roman"/>
          <w:sz w:val="24"/>
          <w:szCs w:val="24"/>
        </w:rPr>
        <w:t>C by 2030, 2.8</w:t>
      </w:r>
      <w:r w:rsidR="004807D2" w:rsidRPr="008145B3">
        <w:rPr>
          <w:rFonts w:ascii="Times New Roman" w:eastAsia="CIDFont+F3" w:hAnsi="Times New Roman" w:cs="Times New Roman"/>
          <w:sz w:val="24"/>
          <w:szCs w:val="24"/>
          <w:vertAlign w:val="superscript"/>
        </w:rPr>
        <w:t>0</w:t>
      </w:r>
      <w:r w:rsidR="004807D2" w:rsidRPr="001B48B1">
        <w:rPr>
          <w:rFonts w:ascii="Times New Roman" w:eastAsia="CIDFont+F3" w:hAnsi="Times New Roman" w:cs="Times New Roman"/>
          <w:sz w:val="24"/>
          <w:szCs w:val="24"/>
        </w:rPr>
        <w:t>C</w:t>
      </w:r>
      <w:r w:rsidR="00F703A5">
        <w:rPr>
          <w:rFonts w:ascii="Times New Roman" w:eastAsia="CIDFont+F3" w:hAnsi="Times New Roman" w:cs="Times New Roman"/>
          <w:sz w:val="24"/>
          <w:szCs w:val="24"/>
        </w:rPr>
        <w:t xml:space="preserve"> </w:t>
      </w:r>
      <w:r w:rsidR="004807D2" w:rsidRPr="001B48B1">
        <w:rPr>
          <w:rFonts w:ascii="Times New Roman" w:eastAsia="CIDFont+F3" w:hAnsi="Times New Roman" w:cs="Times New Roman"/>
          <w:sz w:val="24"/>
          <w:szCs w:val="24"/>
        </w:rPr>
        <w:t>by 2060 and 4.7</w:t>
      </w:r>
      <w:r w:rsidR="004807D2" w:rsidRPr="008145B3">
        <w:rPr>
          <w:rFonts w:ascii="Times New Roman" w:eastAsia="CIDFont+F3" w:hAnsi="Times New Roman" w:cs="Times New Roman"/>
          <w:sz w:val="24"/>
          <w:szCs w:val="24"/>
          <w:vertAlign w:val="superscript"/>
        </w:rPr>
        <w:t>0</w:t>
      </w:r>
      <w:r w:rsidR="004807D2" w:rsidRPr="001B48B1">
        <w:rPr>
          <w:rFonts w:ascii="Times New Roman" w:eastAsia="CIDFont+F3" w:hAnsi="Times New Roman" w:cs="Times New Roman"/>
          <w:sz w:val="24"/>
          <w:szCs w:val="24"/>
        </w:rPr>
        <w:t>C by 2090</w:t>
      </w:r>
      <w:r>
        <w:rPr>
          <w:rFonts w:ascii="Times New Roman" w:eastAsia="CIDFont+F3" w:hAnsi="Times New Roman" w:cs="Times New Roman"/>
          <w:sz w:val="24"/>
          <w:szCs w:val="24"/>
        </w:rPr>
        <w:t>. B</w:t>
      </w:r>
      <w:r>
        <w:rPr>
          <w:rFonts w:ascii="Times New Roman" w:hAnsi="Times New Roman" w:cs="Times New Roman"/>
          <w:sz w:val="24"/>
        </w:rPr>
        <w:t>ased on the Regional Circulation Model (</w:t>
      </w:r>
      <w:proofErr w:type="spellStart"/>
      <w:r>
        <w:rPr>
          <w:rFonts w:ascii="Times New Roman" w:hAnsi="Times New Roman" w:cs="Times New Roman"/>
          <w:sz w:val="24"/>
        </w:rPr>
        <w:t>ReCM</w:t>
      </w:r>
      <w:proofErr w:type="spellEnd"/>
      <w:r>
        <w:rPr>
          <w:rFonts w:ascii="Times New Roman" w:hAnsi="Times New Roman" w:cs="Times New Roman"/>
          <w:sz w:val="24"/>
        </w:rPr>
        <w:t>),</w:t>
      </w:r>
      <w:r w:rsidR="00F703A5">
        <w:rPr>
          <w:rFonts w:ascii="Times New Roman" w:hAnsi="Times New Roman" w:cs="Times New Roman"/>
          <w:sz w:val="24"/>
        </w:rPr>
        <w:t xml:space="preserve"> </w:t>
      </w:r>
      <w:r>
        <w:rPr>
          <w:rFonts w:ascii="Times New Roman" w:eastAsia="CIDFont+F3" w:hAnsi="Times New Roman" w:cs="Times New Roman"/>
          <w:sz w:val="24"/>
          <w:szCs w:val="24"/>
        </w:rPr>
        <w:t xml:space="preserve">the </w:t>
      </w:r>
      <w:r w:rsidR="004807D2">
        <w:rPr>
          <w:rFonts w:ascii="Times New Roman" w:eastAsia="CIDFont+F3" w:hAnsi="Times New Roman" w:cs="Times New Roman"/>
          <w:sz w:val="24"/>
          <w:szCs w:val="24"/>
        </w:rPr>
        <w:t>total p</w:t>
      </w:r>
      <w:r w:rsidR="00F703A5">
        <w:rPr>
          <w:rFonts w:ascii="Times New Roman" w:eastAsia="CIDFont+F3" w:hAnsi="Times New Roman" w:cs="Times New Roman"/>
          <w:sz w:val="24"/>
          <w:szCs w:val="24"/>
        </w:rPr>
        <w:t>recipitation and its intensity may increase</w:t>
      </w:r>
      <w:r w:rsidR="004807D2">
        <w:rPr>
          <w:rFonts w:ascii="Times New Roman" w:eastAsia="CIDFont+F3" w:hAnsi="Times New Roman" w:cs="Times New Roman"/>
          <w:sz w:val="24"/>
          <w:szCs w:val="24"/>
        </w:rPr>
        <w:t xml:space="preserve"> by 15-20% during the summer</w:t>
      </w:r>
      <w:r w:rsidR="00F703A5">
        <w:rPr>
          <w:rFonts w:ascii="Times New Roman" w:eastAsia="CIDFont+F3" w:hAnsi="Times New Roman" w:cs="Times New Roman"/>
          <w:sz w:val="24"/>
          <w:szCs w:val="24"/>
        </w:rPr>
        <w:t xml:space="preserve"> (</w:t>
      </w:r>
      <w:r w:rsidR="004807D2" w:rsidRPr="00787637">
        <w:rPr>
          <w:rFonts w:ascii="Times New Roman" w:hAnsi="Times New Roman" w:cs="Times New Roman"/>
          <w:sz w:val="24"/>
        </w:rPr>
        <w:t>NCVST, 2009</w:t>
      </w:r>
      <w:r w:rsidR="004807D2">
        <w:rPr>
          <w:rFonts w:ascii="Times New Roman" w:hAnsi="Times New Roman" w:cs="Times New Roman"/>
          <w:sz w:val="24"/>
        </w:rPr>
        <w:t xml:space="preserve">). </w:t>
      </w:r>
      <w:r>
        <w:rPr>
          <w:rFonts w:ascii="Times New Roman" w:hAnsi="Times New Roman" w:cs="Times New Roman"/>
          <w:sz w:val="24"/>
        </w:rPr>
        <w:t xml:space="preserve"> T</w:t>
      </w:r>
      <w:r w:rsidR="004807D2">
        <w:rPr>
          <w:rFonts w:ascii="Times New Roman" w:hAnsi="Times New Roman" w:cs="Times New Roman"/>
          <w:sz w:val="24"/>
        </w:rPr>
        <w:t xml:space="preserve">he total </w:t>
      </w:r>
      <w:r w:rsidR="004807D2" w:rsidRPr="006255CF">
        <w:rPr>
          <w:rFonts w:ascii="Times New Roman" w:hAnsi="Times New Roman" w:cs="Times New Roman"/>
          <w:sz w:val="24"/>
        </w:rPr>
        <w:t xml:space="preserve">precipitation </w:t>
      </w:r>
      <w:r>
        <w:rPr>
          <w:rFonts w:ascii="Times New Roman" w:hAnsi="Times New Roman" w:cs="Times New Roman"/>
          <w:sz w:val="24"/>
        </w:rPr>
        <w:t xml:space="preserve">is projected to increase </w:t>
      </w:r>
      <w:r w:rsidR="004807D2" w:rsidRPr="006255CF">
        <w:rPr>
          <w:rFonts w:ascii="Times New Roman" w:hAnsi="Times New Roman" w:cs="Times New Roman"/>
          <w:sz w:val="24"/>
        </w:rPr>
        <w:t xml:space="preserve">by 6% and </w:t>
      </w:r>
      <w:r w:rsidR="004807D2">
        <w:rPr>
          <w:rFonts w:ascii="Times New Roman" w:hAnsi="Times New Roman" w:cs="Times New Roman"/>
          <w:sz w:val="24"/>
        </w:rPr>
        <w:t>12% by 2050 and 2080s</w:t>
      </w:r>
      <w:r w:rsidR="009B4D04">
        <w:rPr>
          <w:rFonts w:ascii="Times New Roman" w:hAnsi="Times New Roman" w:cs="Times New Roman"/>
          <w:sz w:val="24"/>
        </w:rPr>
        <w:t>,</w:t>
      </w:r>
      <w:r w:rsidR="004807D2">
        <w:rPr>
          <w:rFonts w:ascii="Times New Roman" w:hAnsi="Times New Roman" w:cs="Times New Roman"/>
          <w:sz w:val="24"/>
        </w:rPr>
        <w:t xml:space="preserve"> respectively (</w:t>
      </w:r>
      <w:proofErr w:type="spellStart"/>
      <w:r w:rsidR="004807D2" w:rsidRPr="00787637">
        <w:rPr>
          <w:rFonts w:ascii="Times New Roman" w:hAnsi="Times New Roman" w:cs="Times New Roman"/>
          <w:sz w:val="24"/>
        </w:rPr>
        <w:t>MoSTE</w:t>
      </w:r>
      <w:proofErr w:type="spellEnd"/>
      <w:r w:rsidR="004807D2" w:rsidRPr="00787637">
        <w:rPr>
          <w:rFonts w:ascii="Times New Roman" w:hAnsi="Times New Roman" w:cs="Times New Roman"/>
          <w:sz w:val="24"/>
        </w:rPr>
        <w:t>, 2014</w:t>
      </w:r>
      <w:r w:rsidR="004807D2">
        <w:rPr>
          <w:rFonts w:ascii="Times New Roman" w:hAnsi="Times New Roman" w:cs="Times New Roman"/>
          <w:sz w:val="24"/>
        </w:rPr>
        <w:t xml:space="preserve">), however precipitation projection from observed historical trends </w:t>
      </w:r>
      <w:r w:rsidR="009B4D04">
        <w:rPr>
          <w:rFonts w:ascii="Times New Roman" w:hAnsi="Times New Roman" w:cs="Times New Roman"/>
          <w:sz w:val="24"/>
        </w:rPr>
        <w:t xml:space="preserve"> show</w:t>
      </w:r>
      <w:r w:rsidR="00F703A5">
        <w:rPr>
          <w:rFonts w:ascii="Times New Roman" w:hAnsi="Times New Roman" w:cs="Times New Roman"/>
          <w:sz w:val="24"/>
        </w:rPr>
        <w:t xml:space="preserve"> decrease</w:t>
      </w:r>
      <w:r w:rsidR="004807D2">
        <w:rPr>
          <w:rFonts w:ascii="Times New Roman" w:hAnsi="Times New Roman" w:cs="Times New Roman"/>
          <w:sz w:val="24"/>
        </w:rPr>
        <w:t xml:space="preserve"> </w:t>
      </w:r>
      <w:r>
        <w:rPr>
          <w:rFonts w:ascii="Times New Roman" w:hAnsi="Times New Roman" w:cs="Times New Roman"/>
          <w:sz w:val="24"/>
        </w:rPr>
        <w:t xml:space="preserve">in </w:t>
      </w:r>
      <w:r w:rsidR="004807D2">
        <w:rPr>
          <w:rFonts w:ascii="Times New Roman" w:hAnsi="Times New Roman" w:cs="Times New Roman"/>
          <w:sz w:val="24"/>
        </w:rPr>
        <w:t xml:space="preserve"> post monsoon rainfall (</w:t>
      </w:r>
      <w:proofErr w:type="spellStart"/>
      <w:r w:rsidR="00787637" w:rsidRPr="00787637">
        <w:rPr>
          <w:rFonts w:ascii="Times New Roman" w:hAnsi="Times New Roman" w:cs="Times New Roman"/>
          <w:sz w:val="24"/>
        </w:rPr>
        <w:t>Hijioka</w:t>
      </w:r>
      <w:proofErr w:type="spellEnd"/>
      <w:r w:rsidR="004807D2" w:rsidRPr="00787637">
        <w:rPr>
          <w:rFonts w:ascii="Times New Roman" w:hAnsi="Times New Roman" w:cs="Times New Roman"/>
          <w:sz w:val="24"/>
        </w:rPr>
        <w:t xml:space="preserve"> </w:t>
      </w:r>
      <w:r w:rsidR="004807D2" w:rsidRPr="00787637">
        <w:rPr>
          <w:rFonts w:ascii="Times New Roman" w:hAnsi="Times New Roman" w:cs="Times New Roman"/>
          <w:i/>
          <w:sz w:val="24"/>
        </w:rPr>
        <w:t>et al.</w:t>
      </w:r>
      <w:r w:rsidR="00787637">
        <w:rPr>
          <w:rFonts w:ascii="Times New Roman" w:hAnsi="Times New Roman" w:cs="Times New Roman"/>
          <w:i/>
          <w:sz w:val="24"/>
        </w:rPr>
        <w:t>,</w:t>
      </w:r>
      <w:r w:rsidR="004807D2" w:rsidRPr="00787637">
        <w:rPr>
          <w:rFonts w:ascii="Times New Roman" w:hAnsi="Times New Roman" w:cs="Times New Roman"/>
          <w:sz w:val="24"/>
        </w:rPr>
        <w:t xml:space="preserve"> 2014)</w:t>
      </w:r>
      <w:r w:rsidR="004807D2">
        <w:rPr>
          <w:rFonts w:ascii="Times New Roman" w:hAnsi="Times New Roman" w:cs="Times New Roman"/>
          <w:sz w:val="24"/>
        </w:rPr>
        <w:t xml:space="preserve">, </w:t>
      </w:r>
      <w:commentRangeStart w:id="10"/>
      <w:r w:rsidR="004807D2">
        <w:rPr>
          <w:rFonts w:ascii="Times New Roman" w:hAnsi="Times New Roman" w:cs="Times New Roman"/>
          <w:sz w:val="24"/>
        </w:rPr>
        <w:t>with more erratic, heavy and unpredictable rain with</w:t>
      </w:r>
      <w:r w:rsidR="00F703A5">
        <w:rPr>
          <w:rFonts w:ascii="Times New Roman" w:hAnsi="Times New Roman" w:cs="Times New Roman"/>
          <w:sz w:val="24"/>
        </w:rPr>
        <w:t xml:space="preserve"> </w:t>
      </w:r>
      <w:r w:rsidR="004807D2">
        <w:rPr>
          <w:rFonts w:ascii="Times New Roman" w:hAnsi="Times New Roman" w:cs="Times New Roman"/>
          <w:sz w:val="24"/>
        </w:rPr>
        <w:t xml:space="preserve">in shorter </w:t>
      </w:r>
      <w:r w:rsidR="00F703A5">
        <w:rPr>
          <w:rFonts w:ascii="Times New Roman" w:hAnsi="Times New Roman" w:cs="Times New Roman"/>
          <w:sz w:val="24"/>
        </w:rPr>
        <w:t>period</w:t>
      </w:r>
      <w:r w:rsidR="004807D2">
        <w:rPr>
          <w:rFonts w:ascii="Times New Roman" w:hAnsi="Times New Roman" w:cs="Times New Roman"/>
          <w:sz w:val="24"/>
        </w:rPr>
        <w:t xml:space="preserve"> </w:t>
      </w:r>
      <w:r w:rsidR="004807D2" w:rsidRPr="00035CCD">
        <w:rPr>
          <w:rFonts w:ascii="Times New Roman" w:hAnsi="Times New Roman" w:cs="Times New Roman"/>
          <w:sz w:val="24"/>
        </w:rPr>
        <w:t>potentially leadi</w:t>
      </w:r>
      <w:r w:rsidR="00F703A5">
        <w:rPr>
          <w:rFonts w:ascii="Times New Roman" w:hAnsi="Times New Roman" w:cs="Times New Roman"/>
          <w:sz w:val="24"/>
        </w:rPr>
        <w:t xml:space="preserve">ng to extreme drought </w:t>
      </w:r>
      <w:commentRangeEnd w:id="10"/>
      <w:r w:rsidR="009E55B3">
        <w:rPr>
          <w:rStyle w:val="CommentReference"/>
        </w:rPr>
        <w:commentReference w:id="10"/>
      </w:r>
      <w:r w:rsidR="00F703A5">
        <w:rPr>
          <w:rFonts w:ascii="Times New Roman" w:hAnsi="Times New Roman" w:cs="Times New Roman"/>
          <w:sz w:val="24"/>
        </w:rPr>
        <w:t>(</w:t>
      </w:r>
      <w:r w:rsidR="00F703A5" w:rsidRPr="00787637">
        <w:rPr>
          <w:rFonts w:ascii="Times New Roman" w:hAnsi="Times New Roman" w:cs="Times New Roman"/>
          <w:sz w:val="24"/>
        </w:rPr>
        <w:t>Shrestha</w:t>
      </w:r>
      <w:r w:rsidR="004807D2" w:rsidRPr="00787637">
        <w:rPr>
          <w:rFonts w:ascii="Times New Roman" w:hAnsi="Times New Roman" w:cs="Times New Roman"/>
          <w:sz w:val="24"/>
        </w:rPr>
        <w:t xml:space="preserve"> </w:t>
      </w:r>
      <w:r w:rsidR="004807D2" w:rsidRPr="00787637">
        <w:rPr>
          <w:rFonts w:ascii="Times New Roman" w:hAnsi="Times New Roman" w:cs="Times New Roman"/>
          <w:i/>
          <w:sz w:val="24"/>
        </w:rPr>
        <w:t>et al.</w:t>
      </w:r>
      <w:r w:rsidR="00787637" w:rsidRPr="00787637">
        <w:rPr>
          <w:rFonts w:ascii="Times New Roman" w:hAnsi="Times New Roman" w:cs="Times New Roman"/>
          <w:i/>
          <w:sz w:val="24"/>
        </w:rPr>
        <w:t>,</w:t>
      </w:r>
      <w:r w:rsidR="004807D2" w:rsidRPr="00787637">
        <w:rPr>
          <w:rFonts w:ascii="Times New Roman" w:hAnsi="Times New Roman" w:cs="Times New Roman"/>
          <w:sz w:val="24"/>
        </w:rPr>
        <w:t xml:space="preserve"> 2000</w:t>
      </w:r>
      <w:r w:rsidR="004807D2" w:rsidRPr="00035CCD">
        <w:rPr>
          <w:rFonts w:ascii="Times New Roman" w:hAnsi="Times New Roman" w:cs="Times New Roman"/>
          <w:sz w:val="24"/>
        </w:rPr>
        <w:t>).</w:t>
      </w:r>
      <w:r w:rsidR="004807D2" w:rsidRPr="006255CF">
        <w:rPr>
          <w:rFonts w:ascii="Times New Roman" w:hAnsi="Times New Roman" w:cs="Times New Roman"/>
          <w:sz w:val="24"/>
          <w:szCs w:val="23"/>
        </w:rPr>
        <w:t>Similarly annual precipitation of Nepal is increasing by 13mm and days of rainfall are decreasing by 0.8 days per year (</w:t>
      </w:r>
      <w:proofErr w:type="spellStart"/>
      <w:r w:rsidR="004807D2" w:rsidRPr="00787637">
        <w:rPr>
          <w:rFonts w:ascii="Times New Roman" w:hAnsi="Times New Roman" w:cs="Times New Roman"/>
          <w:sz w:val="24"/>
          <w:szCs w:val="23"/>
        </w:rPr>
        <w:t>Manandhar</w:t>
      </w:r>
      <w:proofErr w:type="spellEnd"/>
      <w:r w:rsidR="004807D2" w:rsidRPr="00787637">
        <w:rPr>
          <w:rFonts w:ascii="Times New Roman" w:hAnsi="Times New Roman" w:cs="Times New Roman"/>
          <w:sz w:val="24"/>
          <w:szCs w:val="23"/>
        </w:rPr>
        <w:t xml:space="preserve"> </w:t>
      </w:r>
      <w:r w:rsidR="004807D2" w:rsidRPr="00787637">
        <w:rPr>
          <w:rFonts w:ascii="Times New Roman" w:hAnsi="Times New Roman" w:cs="Times New Roman"/>
          <w:i/>
          <w:sz w:val="24"/>
          <w:szCs w:val="23"/>
        </w:rPr>
        <w:t>et al</w:t>
      </w:r>
      <w:r w:rsidR="004807D2" w:rsidRPr="00787637">
        <w:rPr>
          <w:rFonts w:ascii="Times New Roman" w:hAnsi="Times New Roman" w:cs="Times New Roman"/>
          <w:sz w:val="24"/>
          <w:szCs w:val="23"/>
        </w:rPr>
        <w:t>., 2011</w:t>
      </w:r>
      <w:r w:rsidR="004807D2" w:rsidRPr="006255CF">
        <w:rPr>
          <w:rFonts w:ascii="Times New Roman" w:hAnsi="Times New Roman" w:cs="Times New Roman"/>
          <w:sz w:val="24"/>
          <w:szCs w:val="23"/>
        </w:rPr>
        <w:t>).</w:t>
      </w:r>
      <w:r w:rsidR="004807D2">
        <w:rPr>
          <w:rFonts w:ascii="Times New Roman" w:hAnsi="Times New Roman" w:cs="Times New Roman"/>
          <w:sz w:val="24"/>
        </w:rPr>
        <w:t xml:space="preserve">These changing patterns of climatic variables are expected to </w:t>
      </w:r>
      <w:r>
        <w:rPr>
          <w:rFonts w:ascii="Times New Roman" w:hAnsi="Times New Roman" w:cs="Times New Roman"/>
          <w:sz w:val="24"/>
        </w:rPr>
        <w:t xml:space="preserve">severely </w:t>
      </w:r>
      <w:r w:rsidR="004807D2">
        <w:rPr>
          <w:rFonts w:ascii="Times New Roman" w:hAnsi="Times New Roman" w:cs="Times New Roman"/>
          <w:sz w:val="24"/>
        </w:rPr>
        <w:t>affect the crop production</w:t>
      </w:r>
      <w:r w:rsidR="006179E3">
        <w:rPr>
          <w:rFonts w:ascii="Times New Roman" w:hAnsi="Times New Roman" w:cs="Times New Roman"/>
          <w:sz w:val="24"/>
        </w:rPr>
        <w:t>,</w:t>
      </w:r>
      <w:r w:rsidR="00BB21ED">
        <w:rPr>
          <w:rFonts w:ascii="Times New Roman" w:hAnsi="Times New Roman" w:cs="Times New Roman"/>
          <w:sz w:val="24"/>
        </w:rPr>
        <w:t xml:space="preserve"> livelihood</w:t>
      </w:r>
      <w:r w:rsidR="004807D2">
        <w:rPr>
          <w:rFonts w:ascii="Times New Roman" w:hAnsi="Times New Roman" w:cs="Times New Roman"/>
          <w:sz w:val="24"/>
        </w:rPr>
        <w:t xml:space="preserve"> and food security in Nepal </w:t>
      </w:r>
      <w:r>
        <w:rPr>
          <w:rFonts w:ascii="Times New Roman" w:hAnsi="Times New Roman" w:cs="Times New Roman"/>
          <w:sz w:val="24"/>
        </w:rPr>
        <w:t>(</w:t>
      </w:r>
      <w:proofErr w:type="spellStart"/>
      <w:r w:rsidRPr="00787637">
        <w:rPr>
          <w:rFonts w:ascii="Times New Roman" w:hAnsi="Times New Roman" w:cs="Times New Roman"/>
          <w:sz w:val="24"/>
        </w:rPr>
        <w:t>Sujakhu</w:t>
      </w:r>
      <w:proofErr w:type="spellEnd"/>
      <w:r w:rsidR="00F703A5" w:rsidRPr="00787637">
        <w:rPr>
          <w:rFonts w:ascii="Times New Roman" w:hAnsi="Times New Roman" w:cs="Times New Roman"/>
          <w:sz w:val="24"/>
        </w:rPr>
        <w:t xml:space="preserve"> </w:t>
      </w:r>
      <w:r w:rsidRPr="00787637">
        <w:rPr>
          <w:rFonts w:ascii="Times New Roman" w:hAnsi="Times New Roman" w:cs="Times New Roman"/>
          <w:i/>
          <w:sz w:val="24"/>
        </w:rPr>
        <w:t>et al</w:t>
      </w:r>
      <w:r w:rsidRPr="00787637">
        <w:rPr>
          <w:rFonts w:ascii="Times New Roman" w:hAnsi="Times New Roman" w:cs="Times New Roman"/>
          <w:sz w:val="24"/>
        </w:rPr>
        <w:t>., 2016</w:t>
      </w:r>
      <w:r w:rsidR="00787637">
        <w:rPr>
          <w:rFonts w:ascii="Times New Roman" w:hAnsi="Times New Roman" w:cs="Times New Roman"/>
          <w:sz w:val="24"/>
        </w:rPr>
        <w:t>)</w:t>
      </w:r>
    </w:p>
    <w:p w14:paraId="52B461D4" w14:textId="0F20C785" w:rsidR="005C5AA3" w:rsidRPr="00793245" w:rsidRDefault="004807D2" w:rsidP="00793245">
      <w:pPr>
        <w:spacing w:line="360" w:lineRule="auto"/>
        <w:jc w:val="both"/>
        <w:rPr>
          <w:rFonts w:ascii="Times New Roman" w:hAnsi="Times New Roman" w:cs="Times New Roman"/>
          <w:sz w:val="24"/>
        </w:rPr>
      </w:pPr>
      <w:commentRangeStart w:id="11"/>
      <w:r>
        <w:rPr>
          <w:rFonts w:ascii="Times New Roman" w:hAnsi="Times New Roman" w:cs="Times New Roman"/>
          <w:sz w:val="24"/>
        </w:rPr>
        <w:t xml:space="preserve">The species distribution modelling (SDM) is one of the simple and quick tools for identifying the climatic covering and projections of climatic impacts on </w:t>
      </w:r>
      <w:r w:rsidR="00411464">
        <w:rPr>
          <w:rFonts w:ascii="Times New Roman" w:hAnsi="Times New Roman" w:cs="Times New Roman"/>
          <w:sz w:val="24"/>
        </w:rPr>
        <w:t>species</w:t>
      </w:r>
      <w:r>
        <w:rPr>
          <w:rFonts w:ascii="Times New Roman" w:hAnsi="Times New Roman" w:cs="Times New Roman"/>
          <w:sz w:val="24"/>
        </w:rPr>
        <w:t xml:space="preserve"> and can be used to match adaptation policies and practices</w:t>
      </w:r>
      <w:r w:rsidR="00411464">
        <w:rPr>
          <w:rFonts w:ascii="Times New Roman" w:hAnsi="Times New Roman" w:cs="Times New Roman"/>
          <w:sz w:val="24"/>
        </w:rPr>
        <w:t xml:space="preserve">. </w:t>
      </w:r>
      <w:commentRangeEnd w:id="11"/>
      <w:r w:rsidR="009E55B3">
        <w:rPr>
          <w:rStyle w:val="CommentReference"/>
        </w:rPr>
        <w:commentReference w:id="11"/>
      </w:r>
      <w:r w:rsidRPr="00020AD8">
        <w:rPr>
          <w:rFonts w:ascii="Times New Roman" w:hAnsi="Times New Roman" w:cs="Times New Roman"/>
          <w:sz w:val="24"/>
          <w:szCs w:val="24"/>
        </w:rPr>
        <w:t>Understanding exact suitable area of crop and prediction of suitable area is essential</w:t>
      </w:r>
      <w:r w:rsidR="00903118">
        <w:rPr>
          <w:rFonts w:ascii="Times New Roman" w:hAnsi="Times New Roman" w:cs="Times New Roman"/>
          <w:sz w:val="24"/>
          <w:szCs w:val="24"/>
        </w:rPr>
        <w:t xml:space="preserve"> to know</w:t>
      </w:r>
      <w:r w:rsidRPr="00020AD8">
        <w:rPr>
          <w:rFonts w:ascii="Times New Roman" w:hAnsi="Times New Roman" w:cs="Times New Roman"/>
          <w:sz w:val="24"/>
          <w:szCs w:val="24"/>
        </w:rPr>
        <w:t xml:space="preserve"> for further expansio</w:t>
      </w:r>
      <w:r>
        <w:rPr>
          <w:rFonts w:ascii="Times New Roman" w:hAnsi="Times New Roman" w:cs="Times New Roman"/>
          <w:sz w:val="24"/>
          <w:szCs w:val="24"/>
        </w:rPr>
        <w:t>n or shrinkage of cultivation</w:t>
      </w:r>
      <w:r w:rsidRPr="00020AD8">
        <w:rPr>
          <w:rFonts w:ascii="Times New Roman" w:hAnsi="Times New Roman" w:cs="Times New Roman"/>
          <w:sz w:val="24"/>
          <w:szCs w:val="24"/>
        </w:rPr>
        <w:t xml:space="preserve"> area </w:t>
      </w:r>
      <w:r w:rsidR="00903118">
        <w:rPr>
          <w:rFonts w:ascii="Times New Roman" w:hAnsi="Times New Roman" w:cs="Times New Roman"/>
          <w:sz w:val="24"/>
          <w:szCs w:val="24"/>
        </w:rPr>
        <w:t>that may</w:t>
      </w:r>
      <w:r w:rsidRPr="00020AD8">
        <w:rPr>
          <w:rFonts w:ascii="Times New Roman" w:hAnsi="Times New Roman" w:cs="Times New Roman"/>
          <w:sz w:val="24"/>
          <w:szCs w:val="24"/>
        </w:rPr>
        <w:t xml:space="preserve"> </w:t>
      </w:r>
      <w:r>
        <w:rPr>
          <w:rFonts w:ascii="Times New Roman" w:hAnsi="Times New Roman" w:cs="Times New Roman"/>
          <w:sz w:val="24"/>
          <w:szCs w:val="24"/>
        </w:rPr>
        <w:t>open new a</w:t>
      </w:r>
      <w:r w:rsidRPr="00020AD8">
        <w:rPr>
          <w:rFonts w:ascii="Times New Roman" w:hAnsi="Times New Roman" w:cs="Times New Roman"/>
          <w:sz w:val="24"/>
          <w:szCs w:val="24"/>
        </w:rPr>
        <w:t xml:space="preserve">venue </w:t>
      </w:r>
      <w:r w:rsidR="00903118">
        <w:rPr>
          <w:rFonts w:ascii="Times New Roman" w:hAnsi="Times New Roman" w:cs="Times New Roman"/>
          <w:sz w:val="24"/>
          <w:szCs w:val="24"/>
        </w:rPr>
        <w:t>to</w:t>
      </w:r>
      <w:r w:rsidRPr="00020AD8">
        <w:rPr>
          <w:rFonts w:ascii="Times New Roman" w:hAnsi="Times New Roman" w:cs="Times New Roman"/>
          <w:sz w:val="24"/>
          <w:szCs w:val="24"/>
        </w:rPr>
        <w:t xml:space="preserve"> rescue of neglected </w:t>
      </w:r>
      <w:r>
        <w:rPr>
          <w:rFonts w:ascii="Times New Roman" w:hAnsi="Times New Roman" w:cs="Times New Roman"/>
          <w:sz w:val="24"/>
          <w:szCs w:val="24"/>
        </w:rPr>
        <w:t>local landraces</w:t>
      </w:r>
      <w:r w:rsidR="00903118">
        <w:rPr>
          <w:rFonts w:ascii="Times New Roman" w:hAnsi="Times New Roman" w:cs="Times New Roman"/>
          <w:sz w:val="24"/>
          <w:szCs w:val="24"/>
        </w:rPr>
        <w:t>.</w:t>
      </w:r>
      <w:r w:rsidRPr="00020AD8">
        <w:rPr>
          <w:rFonts w:ascii="Times New Roman" w:hAnsi="Times New Roman" w:cs="Times New Roman"/>
          <w:sz w:val="24"/>
          <w:szCs w:val="24"/>
        </w:rPr>
        <w:t xml:space="preserve"> In Nepal, study</w:t>
      </w:r>
      <w:r w:rsidR="00035939">
        <w:rPr>
          <w:rFonts w:ascii="Times New Roman" w:hAnsi="Times New Roman" w:cs="Times New Roman"/>
          <w:sz w:val="24"/>
          <w:szCs w:val="24"/>
        </w:rPr>
        <w:t xml:space="preserve"> of climatic variables on model</w:t>
      </w:r>
      <w:r w:rsidRPr="00020AD8">
        <w:rPr>
          <w:rFonts w:ascii="Times New Roman" w:hAnsi="Times New Roman" w:cs="Times New Roman"/>
          <w:sz w:val="24"/>
          <w:szCs w:val="24"/>
        </w:rPr>
        <w:t xml:space="preserve">ing </w:t>
      </w:r>
      <w:r>
        <w:rPr>
          <w:rFonts w:ascii="Times New Roman" w:hAnsi="Times New Roman" w:cs="Times New Roman"/>
          <w:sz w:val="24"/>
          <w:szCs w:val="24"/>
        </w:rPr>
        <w:t>for ha</w:t>
      </w:r>
      <w:r w:rsidR="00824006">
        <w:rPr>
          <w:rFonts w:ascii="Times New Roman" w:hAnsi="Times New Roman" w:cs="Times New Roman"/>
          <w:sz w:val="24"/>
          <w:szCs w:val="24"/>
        </w:rPr>
        <w:t xml:space="preserve">bitat </w:t>
      </w:r>
      <w:r w:rsidR="00824006">
        <w:rPr>
          <w:rFonts w:ascii="Times New Roman" w:hAnsi="Times New Roman" w:cs="Times New Roman"/>
          <w:sz w:val="24"/>
          <w:szCs w:val="24"/>
        </w:rPr>
        <w:lastRenderedPageBreak/>
        <w:t>suitability of minor crop</w:t>
      </w:r>
      <w:r w:rsidRPr="00020AD8">
        <w:rPr>
          <w:rFonts w:ascii="Times New Roman" w:hAnsi="Times New Roman" w:cs="Times New Roman"/>
          <w:sz w:val="24"/>
          <w:szCs w:val="24"/>
        </w:rPr>
        <w:t xml:space="preserve"> species is virtually absent. This work</w:t>
      </w:r>
      <w:r w:rsidR="00035939">
        <w:rPr>
          <w:rFonts w:ascii="Times New Roman" w:hAnsi="Times New Roman" w:cs="Times New Roman"/>
          <w:sz w:val="24"/>
          <w:szCs w:val="24"/>
        </w:rPr>
        <w:t xml:space="preserve"> </w:t>
      </w:r>
      <w:r>
        <w:rPr>
          <w:rFonts w:ascii="Times New Roman" w:hAnsi="Times New Roman" w:cs="Times New Roman"/>
          <w:sz w:val="24"/>
          <w:szCs w:val="24"/>
        </w:rPr>
        <w:t xml:space="preserve">not only </w:t>
      </w:r>
      <w:r w:rsidR="00824006">
        <w:rPr>
          <w:rFonts w:ascii="Times New Roman" w:hAnsi="Times New Roman" w:cs="Times New Roman"/>
          <w:sz w:val="24"/>
          <w:szCs w:val="24"/>
        </w:rPr>
        <w:t>fulfill</w:t>
      </w:r>
      <w:r w:rsidR="00F40E52">
        <w:rPr>
          <w:rFonts w:ascii="Times New Roman" w:hAnsi="Times New Roman" w:cs="Times New Roman"/>
          <w:sz w:val="24"/>
          <w:szCs w:val="24"/>
        </w:rPr>
        <w:t>s</w:t>
      </w:r>
      <w:r w:rsidRPr="00020AD8">
        <w:rPr>
          <w:rFonts w:ascii="Times New Roman" w:hAnsi="Times New Roman" w:cs="Times New Roman"/>
          <w:sz w:val="24"/>
          <w:szCs w:val="24"/>
        </w:rPr>
        <w:t xml:space="preserve"> </w:t>
      </w:r>
      <w:ins w:id="12" w:author="Adiga, Abhijin (aa5ts)" w:date="2019-03-05T20:27:00Z">
        <w:r w:rsidR="009E55B3">
          <w:rPr>
            <w:rFonts w:ascii="Times New Roman" w:hAnsi="Times New Roman" w:cs="Times New Roman"/>
            <w:sz w:val="24"/>
            <w:szCs w:val="24"/>
          </w:rPr>
          <w:t xml:space="preserve">the </w:t>
        </w:r>
      </w:ins>
      <w:r w:rsidRPr="00020AD8">
        <w:rPr>
          <w:rFonts w:ascii="Times New Roman" w:hAnsi="Times New Roman" w:cs="Times New Roman"/>
          <w:sz w:val="24"/>
          <w:szCs w:val="24"/>
        </w:rPr>
        <w:t>gap</w:t>
      </w:r>
      <w:r>
        <w:rPr>
          <w:rFonts w:ascii="Times New Roman" w:hAnsi="Times New Roman" w:cs="Times New Roman"/>
          <w:sz w:val="24"/>
          <w:szCs w:val="24"/>
        </w:rPr>
        <w:t xml:space="preserve"> but also open</w:t>
      </w:r>
      <w:r w:rsidR="00F40E52">
        <w:rPr>
          <w:rFonts w:ascii="Times New Roman" w:hAnsi="Times New Roman" w:cs="Times New Roman"/>
          <w:sz w:val="24"/>
          <w:szCs w:val="24"/>
        </w:rPr>
        <w:t>s</w:t>
      </w:r>
      <w:r>
        <w:rPr>
          <w:rFonts w:ascii="Times New Roman" w:hAnsi="Times New Roman" w:cs="Times New Roman"/>
          <w:sz w:val="24"/>
          <w:szCs w:val="24"/>
        </w:rPr>
        <w:t xml:space="preserve"> new avenue</w:t>
      </w:r>
      <w:r w:rsidR="00824006">
        <w:rPr>
          <w:rFonts w:ascii="Times New Roman" w:hAnsi="Times New Roman" w:cs="Times New Roman"/>
          <w:sz w:val="24"/>
          <w:szCs w:val="24"/>
        </w:rPr>
        <w:t xml:space="preserve"> to analyze the habitat of crop species in response to different environmental variables and predict the habitat suitability by using</w:t>
      </w:r>
      <w:ins w:id="13" w:author="Adiga, Abhijin (aa5ts)" w:date="2019-03-05T20:28:00Z">
        <w:r w:rsidR="009E55B3">
          <w:rPr>
            <w:rFonts w:ascii="Times New Roman" w:hAnsi="Times New Roman" w:cs="Times New Roman"/>
            <w:sz w:val="24"/>
            <w:szCs w:val="24"/>
          </w:rPr>
          <w:t xml:space="preserve"> the</w:t>
        </w:r>
      </w:ins>
      <w:r w:rsidR="00824006">
        <w:rPr>
          <w:rFonts w:ascii="Times New Roman" w:hAnsi="Times New Roman" w:cs="Times New Roman"/>
          <w:sz w:val="24"/>
          <w:szCs w:val="24"/>
        </w:rPr>
        <w:t xml:space="preserve"> machine learning software </w:t>
      </w:r>
      <w:commentRangeStart w:id="14"/>
      <w:r w:rsidR="009C5AE1">
        <w:rPr>
          <w:rFonts w:ascii="Times New Roman" w:hAnsi="Times New Roman" w:cs="Times New Roman"/>
          <w:sz w:val="24"/>
          <w:szCs w:val="24"/>
        </w:rPr>
        <w:t>Maxent</w:t>
      </w:r>
      <w:commentRangeEnd w:id="14"/>
      <w:r w:rsidR="009E55B3">
        <w:rPr>
          <w:rStyle w:val="CommentReference"/>
        </w:rPr>
        <w:commentReference w:id="14"/>
      </w:r>
      <w:r w:rsidR="00824006">
        <w:rPr>
          <w:rFonts w:ascii="Times New Roman" w:hAnsi="Times New Roman" w:cs="Times New Roman"/>
          <w:sz w:val="24"/>
          <w:szCs w:val="24"/>
        </w:rPr>
        <w:t>.</w:t>
      </w:r>
      <w:r w:rsidR="00793245">
        <w:rPr>
          <w:rFonts w:ascii="Times New Roman" w:hAnsi="Times New Roman" w:cs="Times New Roman"/>
          <w:sz w:val="24"/>
          <w:szCs w:val="24"/>
        </w:rPr>
        <w:t xml:space="preserve"> </w:t>
      </w:r>
    </w:p>
    <w:p w14:paraId="6D19E9F0" w14:textId="77777777" w:rsidR="004807D2" w:rsidRPr="005C5AA3" w:rsidRDefault="004807D2" w:rsidP="005C5AA3">
      <w:pPr>
        <w:autoSpaceDE w:val="0"/>
        <w:autoSpaceDN w:val="0"/>
        <w:adjustRightInd w:val="0"/>
        <w:spacing w:after="0" w:line="360" w:lineRule="auto"/>
        <w:jc w:val="both"/>
        <w:rPr>
          <w:rFonts w:ascii="Times New Roman" w:hAnsi="Times New Roman" w:cs="Times New Roman"/>
          <w:sz w:val="24"/>
          <w:szCs w:val="20"/>
        </w:rPr>
      </w:pPr>
      <w:r w:rsidRPr="007D3B7E">
        <w:rPr>
          <w:rFonts w:ascii="Times New Roman" w:hAnsi="Times New Roman" w:cs="Times New Roman"/>
          <w:b/>
          <w:sz w:val="24"/>
          <w:szCs w:val="24"/>
        </w:rPr>
        <w:t xml:space="preserve">Materials </w:t>
      </w:r>
      <w:r w:rsidR="00C77D6F">
        <w:rPr>
          <w:rFonts w:ascii="Times New Roman" w:hAnsi="Times New Roman" w:cs="Times New Roman"/>
          <w:b/>
          <w:sz w:val="24"/>
          <w:szCs w:val="24"/>
        </w:rPr>
        <w:t>and M</w:t>
      </w:r>
      <w:r w:rsidRPr="007D3B7E">
        <w:rPr>
          <w:rFonts w:ascii="Times New Roman" w:hAnsi="Times New Roman" w:cs="Times New Roman"/>
          <w:b/>
          <w:sz w:val="24"/>
          <w:szCs w:val="24"/>
        </w:rPr>
        <w:t>ethods</w:t>
      </w:r>
    </w:p>
    <w:p w14:paraId="163099EC" w14:textId="77777777" w:rsidR="004807D2" w:rsidRPr="00E46F76" w:rsidRDefault="004807D2" w:rsidP="004807D2">
      <w:pPr>
        <w:spacing w:line="360" w:lineRule="auto"/>
        <w:rPr>
          <w:rFonts w:ascii="Times New Roman" w:hAnsi="Times New Roman" w:cs="Times New Roman"/>
          <w:b/>
          <w:sz w:val="24"/>
          <w:szCs w:val="24"/>
        </w:rPr>
      </w:pPr>
      <w:r w:rsidRPr="00E46F76">
        <w:rPr>
          <w:rFonts w:ascii="Times New Roman" w:hAnsi="Times New Roman" w:cs="Times New Roman"/>
          <w:b/>
          <w:sz w:val="24"/>
          <w:szCs w:val="24"/>
        </w:rPr>
        <w:t>Study area</w:t>
      </w:r>
    </w:p>
    <w:p w14:paraId="618D9E6A" w14:textId="77777777" w:rsidR="00847A02" w:rsidRPr="001E28EE" w:rsidRDefault="004807D2" w:rsidP="001E28E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Nepal, </w:t>
      </w:r>
      <w:r w:rsidR="00C77D6F">
        <w:rPr>
          <w:rFonts w:ascii="Times New Roman" w:hAnsi="Times New Roman" w:cs="Times New Roman"/>
          <w:sz w:val="24"/>
          <w:szCs w:val="24"/>
        </w:rPr>
        <w:t>having</w:t>
      </w:r>
      <w:r>
        <w:rPr>
          <w:rFonts w:ascii="Times New Roman" w:hAnsi="Times New Roman" w:cs="Times New Roman"/>
          <w:sz w:val="24"/>
          <w:szCs w:val="24"/>
        </w:rPr>
        <w:t xml:space="preserve"> an area of 147,181 km</w:t>
      </w:r>
      <w:r w:rsidRPr="007D3B7E">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lies on </w:t>
      </w:r>
      <w:r w:rsidR="006179E3">
        <w:rPr>
          <w:rFonts w:ascii="Times New Roman" w:hAnsi="Times New Roman" w:cs="Times New Roman"/>
          <w:sz w:val="24"/>
          <w:szCs w:val="24"/>
        </w:rPr>
        <w:t xml:space="preserve">the </w:t>
      </w:r>
      <w:r>
        <w:rPr>
          <w:rFonts w:ascii="Times New Roman" w:hAnsi="Times New Roman" w:cs="Times New Roman"/>
          <w:sz w:val="24"/>
          <w:szCs w:val="24"/>
        </w:rPr>
        <w:t xml:space="preserve">southern slope of </w:t>
      </w:r>
      <w:r w:rsidR="006179E3">
        <w:rPr>
          <w:rFonts w:ascii="Times New Roman" w:hAnsi="Times New Roman" w:cs="Times New Roman"/>
          <w:sz w:val="24"/>
          <w:szCs w:val="24"/>
        </w:rPr>
        <w:t xml:space="preserve">the </w:t>
      </w:r>
      <w:r>
        <w:rPr>
          <w:rFonts w:ascii="Times New Roman" w:hAnsi="Times New Roman" w:cs="Times New Roman"/>
          <w:sz w:val="24"/>
          <w:szCs w:val="24"/>
        </w:rPr>
        <w:t xml:space="preserve">Central Himalayas. </w:t>
      </w:r>
      <w:r w:rsidR="00C77D6F">
        <w:rPr>
          <w:rFonts w:ascii="Times New Roman" w:hAnsi="Times New Roman" w:cs="Times New Roman"/>
          <w:sz w:val="24"/>
          <w:szCs w:val="24"/>
        </w:rPr>
        <w:t xml:space="preserve">It </w:t>
      </w:r>
      <w:r w:rsidR="00793245">
        <w:rPr>
          <w:rFonts w:ascii="Times New Roman" w:hAnsi="Times New Roman" w:cs="Times New Roman"/>
          <w:sz w:val="24"/>
          <w:szCs w:val="24"/>
        </w:rPr>
        <w:t>has wide</w:t>
      </w:r>
      <w:r>
        <w:rPr>
          <w:rFonts w:ascii="Times New Roman" w:hAnsi="Times New Roman" w:cs="Times New Roman"/>
          <w:sz w:val="24"/>
          <w:szCs w:val="24"/>
        </w:rPr>
        <w:t xml:space="preserve"> range of variation </w:t>
      </w:r>
      <w:r w:rsidR="006179E3">
        <w:rPr>
          <w:rFonts w:ascii="Times New Roman" w:hAnsi="Times New Roman" w:cs="Times New Roman"/>
          <w:sz w:val="24"/>
          <w:szCs w:val="24"/>
        </w:rPr>
        <w:t>i</w:t>
      </w:r>
      <w:r>
        <w:rPr>
          <w:rFonts w:ascii="Times New Roman" w:hAnsi="Times New Roman" w:cs="Times New Roman"/>
          <w:sz w:val="24"/>
          <w:szCs w:val="24"/>
        </w:rPr>
        <w:t>n physiographic, topographic, climatic and edaphic condition</w:t>
      </w:r>
      <w:r w:rsidR="006179E3">
        <w:rPr>
          <w:rFonts w:ascii="Times New Roman" w:hAnsi="Times New Roman" w:cs="Times New Roman"/>
          <w:sz w:val="24"/>
          <w:szCs w:val="24"/>
        </w:rPr>
        <w:t>s</w:t>
      </w:r>
      <w:r>
        <w:rPr>
          <w:rFonts w:ascii="Times New Roman" w:hAnsi="Times New Roman" w:cs="Times New Roman"/>
          <w:sz w:val="24"/>
          <w:szCs w:val="24"/>
        </w:rPr>
        <w:t xml:space="preserve">, </w:t>
      </w:r>
      <w:r w:rsidR="00C77D6F">
        <w:rPr>
          <w:rFonts w:ascii="Times New Roman" w:hAnsi="Times New Roman" w:cs="Times New Roman"/>
          <w:sz w:val="24"/>
          <w:szCs w:val="24"/>
        </w:rPr>
        <w:t>and has</w:t>
      </w:r>
      <w:r>
        <w:rPr>
          <w:rFonts w:ascii="Times New Roman" w:hAnsi="Times New Roman" w:cs="Times New Roman"/>
          <w:sz w:val="24"/>
          <w:szCs w:val="24"/>
        </w:rPr>
        <w:t xml:space="preserve"> tropical to tundra climatic </w:t>
      </w:r>
      <w:r w:rsidR="003B07D4">
        <w:rPr>
          <w:rFonts w:ascii="Times New Roman" w:hAnsi="Times New Roman" w:cs="Times New Roman"/>
          <w:sz w:val="24"/>
          <w:szCs w:val="24"/>
        </w:rPr>
        <w:t>conditions</w:t>
      </w:r>
      <w:r>
        <w:rPr>
          <w:rFonts w:ascii="Times New Roman" w:hAnsi="Times New Roman" w:cs="Times New Roman"/>
          <w:sz w:val="24"/>
          <w:szCs w:val="24"/>
        </w:rPr>
        <w:t xml:space="preserve"> within a narrow band of </w:t>
      </w:r>
      <w:r w:rsidR="00C77D6F">
        <w:rPr>
          <w:rFonts w:ascii="Times New Roman" w:hAnsi="Times New Roman" w:cs="Times New Roman"/>
          <w:sz w:val="24"/>
          <w:szCs w:val="24"/>
        </w:rPr>
        <w:t>185 km north-s</w:t>
      </w:r>
      <w:r>
        <w:rPr>
          <w:rFonts w:ascii="Times New Roman" w:hAnsi="Times New Roman" w:cs="Times New Roman"/>
          <w:sz w:val="24"/>
          <w:szCs w:val="24"/>
        </w:rPr>
        <w:t xml:space="preserve">outh. Rice, wheat, maize, finger millet and buckwheat are </w:t>
      </w:r>
      <w:r w:rsidR="006179E3">
        <w:rPr>
          <w:rFonts w:ascii="Times New Roman" w:hAnsi="Times New Roman" w:cs="Times New Roman"/>
          <w:sz w:val="24"/>
          <w:szCs w:val="24"/>
        </w:rPr>
        <w:t xml:space="preserve">the </w:t>
      </w:r>
      <w:r>
        <w:rPr>
          <w:rFonts w:ascii="Times New Roman" w:hAnsi="Times New Roman" w:cs="Times New Roman"/>
          <w:sz w:val="24"/>
          <w:szCs w:val="24"/>
        </w:rPr>
        <w:t xml:space="preserve">major cereal crops </w:t>
      </w:r>
      <w:r w:rsidR="002411BB">
        <w:rPr>
          <w:rFonts w:ascii="Times New Roman" w:hAnsi="Times New Roman" w:cs="Times New Roman"/>
          <w:sz w:val="24"/>
          <w:szCs w:val="24"/>
        </w:rPr>
        <w:t>of</w:t>
      </w:r>
      <w:r w:rsidR="006179E3">
        <w:rPr>
          <w:rFonts w:ascii="Times New Roman" w:hAnsi="Times New Roman" w:cs="Times New Roman"/>
          <w:sz w:val="24"/>
          <w:szCs w:val="24"/>
        </w:rPr>
        <w:t xml:space="preserve"> </w:t>
      </w:r>
      <w:r>
        <w:rPr>
          <w:rFonts w:ascii="Times New Roman" w:hAnsi="Times New Roman" w:cs="Times New Roman"/>
          <w:sz w:val="24"/>
          <w:szCs w:val="24"/>
        </w:rPr>
        <w:t xml:space="preserve">Nepal. </w:t>
      </w:r>
      <w:commentRangeStart w:id="15"/>
      <w:r>
        <w:rPr>
          <w:rFonts w:ascii="Times New Roman" w:hAnsi="Times New Roman" w:cs="Times New Roman"/>
          <w:sz w:val="24"/>
          <w:szCs w:val="24"/>
        </w:rPr>
        <w:t>The diversity of finger millet (</w:t>
      </w:r>
      <w:proofErr w:type="spellStart"/>
      <w:r w:rsidRPr="00A72425">
        <w:rPr>
          <w:rFonts w:ascii="Times New Roman" w:hAnsi="Times New Roman" w:cs="Times New Roman"/>
          <w:i/>
          <w:sz w:val="24"/>
          <w:szCs w:val="24"/>
        </w:rPr>
        <w:t>Eleusine</w:t>
      </w:r>
      <w:proofErr w:type="spellEnd"/>
      <w:r>
        <w:rPr>
          <w:rFonts w:ascii="Times New Roman" w:hAnsi="Times New Roman" w:cs="Times New Roman"/>
          <w:sz w:val="24"/>
          <w:szCs w:val="24"/>
        </w:rPr>
        <w:t xml:space="preserve"> sp.) is quite high indicating </w:t>
      </w:r>
      <w:r w:rsidR="003B07D4">
        <w:rPr>
          <w:rFonts w:ascii="Times New Roman" w:hAnsi="Times New Roman" w:cs="Times New Roman"/>
          <w:sz w:val="24"/>
          <w:szCs w:val="24"/>
        </w:rPr>
        <w:t>that Nepal is</w:t>
      </w:r>
      <w:r>
        <w:rPr>
          <w:rFonts w:ascii="Times New Roman" w:hAnsi="Times New Roman" w:cs="Times New Roman"/>
          <w:sz w:val="24"/>
          <w:szCs w:val="24"/>
        </w:rPr>
        <w:t xml:space="preserve"> one of the cent</w:t>
      </w:r>
      <w:r w:rsidR="0070359D">
        <w:rPr>
          <w:rFonts w:ascii="Times New Roman" w:hAnsi="Times New Roman" w:cs="Times New Roman"/>
          <w:sz w:val="24"/>
          <w:szCs w:val="24"/>
        </w:rPr>
        <w:t>er</w:t>
      </w:r>
      <w:r w:rsidR="003B07D4">
        <w:rPr>
          <w:rFonts w:ascii="Times New Roman" w:hAnsi="Times New Roman" w:cs="Times New Roman"/>
          <w:sz w:val="24"/>
          <w:szCs w:val="24"/>
        </w:rPr>
        <w:t>s</w:t>
      </w:r>
      <w:r>
        <w:rPr>
          <w:rFonts w:ascii="Times New Roman" w:hAnsi="Times New Roman" w:cs="Times New Roman"/>
          <w:sz w:val="24"/>
          <w:szCs w:val="24"/>
        </w:rPr>
        <w:t xml:space="preserve"> of origin (</w:t>
      </w:r>
      <w:proofErr w:type="spellStart"/>
      <w:r w:rsidRPr="00787637">
        <w:rPr>
          <w:rFonts w:ascii="Times New Roman" w:hAnsi="Times New Roman" w:cs="Times New Roman"/>
          <w:sz w:val="24"/>
          <w:szCs w:val="24"/>
        </w:rPr>
        <w:t>Paudel</w:t>
      </w:r>
      <w:proofErr w:type="spellEnd"/>
      <w:r w:rsidRPr="00787637">
        <w:rPr>
          <w:rFonts w:ascii="Times New Roman" w:hAnsi="Times New Roman" w:cs="Times New Roman"/>
          <w:sz w:val="24"/>
          <w:szCs w:val="24"/>
        </w:rPr>
        <w:t xml:space="preserve"> </w:t>
      </w:r>
      <w:r w:rsidRPr="00787637">
        <w:rPr>
          <w:rFonts w:ascii="Times New Roman" w:hAnsi="Times New Roman" w:cs="Times New Roman"/>
          <w:i/>
          <w:sz w:val="24"/>
          <w:szCs w:val="24"/>
        </w:rPr>
        <w:t>et al</w:t>
      </w:r>
      <w:r w:rsidRPr="00787637">
        <w:rPr>
          <w:rFonts w:ascii="Times New Roman" w:hAnsi="Times New Roman" w:cs="Times New Roman"/>
          <w:sz w:val="24"/>
          <w:szCs w:val="24"/>
        </w:rPr>
        <w:t>., 2016</w:t>
      </w:r>
      <w:r>
        <w:rPr>
          <w:rFonts w:ascii="Times New Roman" w:hAnsi="Times New Roman" w:cs="Times New Roman"/>
          <w:sz w:val="24"/>
          <w:szCs w:val="24"/>
        </w:rPr>
        <w:t xml:space="preserve">) but </w:t>
      </w:r>
      <w:r w:rsidR="006179E3">
        <w:rPr>
          <w:rFonts w:ascii="Times New Roman" w:hAnsi="Times New Roman" w:cs="Times New Roman"/>
          <w:sz w:val="24"/>
          <w:szCs w:val="24"/>
        </w:rPr>
        <w:t xml:space="preserve">a </w:t>
      </w:r>
      <w:r>
        <w:rPr>
          <w:rFonts w:ascii="Times New Roman" w:hAnsi="Times New Roman" w:cs="Times New Roman"/>
          <w:sz w:val="24"/>
          <w:szCs w:val="24"/>
        </w:rPr>
        <w:t>number of l</w:t>
      </w:r>
      <w:r w:rsidR="00C77D6F">
        <w:rPr>
          <w:rFonts w:ascii="Times New Roman" w:hAnsi="Times New Roman" w:cs="Times New Roman"/>
          <w:sz w:val="24"/>
          <w:szCs w:val="24"/>
        </w:rPr>
        <w:t xml:space="preserve">ocal landraces are </w:t>
      </w:r>
      <w:r w:rsidR="00793245">
        <w:rPr>
          <w:rFonts w:ascii="Times New Roman" w:hAnsi="Times New Roman" w:cs="Times New Roman"/>
          <w:sz w:val="24"/>
          <w:szCs w:val="24"/>
        </w:rPr>
        <w:t xml:space="preserve">either </w:t>
      </w:r>
      <w:r w:rsidR="00C77D6F">
        <w:rPr>
          <w:rFonts w:ascii="Times New Roman" w:hAnsi="Times New Roman" w:cs="Times New Roman"/>
          <w:sz w:val="24"/>
          <w:szCs w:val="24"/>
        </w:rPr>
        <w:t>getting lost</w:t>
      </w:r>
      <w:r w:rsidR="003B07D4">
        <w:rPr>
          <w:rFonts w:ascii="Times New Roman" w:hAnsi="Times New Roman" w:cs="Times New Roman"/>
          <w:sz w:val="24"/>
          <w:szCs w:val="24"/>
        </w:rPr>
        <w:t xml:space="preserve"> or at verge of extinction</w:t>
      </w:r>
      <w:r w:rsidR="00C77D6F">
        <w:rPr>
          <w:rFonts w:ascii="Times New Roman" w:hAnsi="Times New Roman" w:cs="Times New Roman"/>
          <w:sz w:val="24"/>
          <w:szCs w:val="24"/>
        </w:rPr>
        <w:t>.</w:t>
      </w:r>
      <w:r w:rsidR="0070359D">
        <w:rPr>
          <w:rFonts w:ascii="Times New Roman" w:hAnsi="Times New Roman" w:cs="Times New Roman"/>
          <w:sz w:val="24"/>
          <w:szCs w:val="24"/>
        </w:rPr>
        <w:t xml:space="preserve"> </w:t>
      </w:r>
      <w:commentRangeEnd w:id="15"/>
      <w:r w:rsidR="009E55B3">
        <w:rPr>
          <w:rStyle w:val="CommentReference"/>
        </w:rPr>
        <w:commentReference w:id="15"/>
      </w:r>
    </w:p>
    <w:p w14:paraId="110344BE" w14:textId="77777777" w:rsidR="00847A02" w:rsidRDefault="004807D2" w:rsidP="00847A02">
      <w:pPr>
        <w:spacing w:line="240" w:lineRule="atLeast"/>
        <w:jc w:val="both"/>
        <w:rPr>
          <w:rFonts w:ascii="Times New Roman" w:hAnsi="Times New Roman" w:cs="Times New Roman"/>
          <w:b/>
          <w:sz w:val="24"/>
          <w:szCs w:val="24"/>
        </w:rPr>
      </w:pPr>
      <w:r w:rsidRPr="00857BC6">
        <w:rPr>
          <w:rFonts w:ascii="Times New Roman" w:hAnsi="Times New Roman" w:cs="Times New Roman"/>
          <w:b/>
          <w:sz w:val="24"/>
          <w:szCs w:val="24"/>
        </w:rPr>
        <w:t xml:space="preserve">Crop species </w:t>
      </w:r>
      <w:r w:rsidR="00510B24">
        <w:rPr>
          <w:rFonts w:ascii="Times New Roman" w:hAnsi="Times New Roman" w:cs="Times New Roman"/>
          <w:b/>
          <w:sz w:val="24"/>
          <w:szCs w:val="24"/>
        </w:rPr>
        <w:t>and l</w:t>
      </w:r>
      <w:r w:rsidR="00D766CE">
        <w:rPr>
          <w:rFonts w:ascii="Times New Roman" w:hAnsi="Times New Roman" w:cs="Times New Roman"/>
          <w:b/>
          <w:sz w:val="24"/>
          <w:szCs w:val="24"/>
        </w:rPr>
        <w:t>ocation points</w:t>
      </w:r>
    </w:p>
    <w:p w14:paraId="4570E6A5" w14:textId="77777777" w:rsidR="003B07D4" w:rsidRDefault="00247D3D" w:rsidP="003B07D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Finger</w:t>
      </w:r>
      <w:r w:rsidR="00BE1FF2">
        <w:rPr>
          <w:rFonts w:ascii="Times New Roman" w:hAnsi="Times New Roman" w:cs="Times New Roman"/>
          <w:sz w:val="24"/>
          <w:szCs w:val="24"/>
        </w:rPr>
        <w:t xml:space="preserve"> millet </w:t>
      </w:r>
      <w:r w:rsidR="00BE1FF2" w:rsidRPr="007D3B7E">
        <w:rPr>
          <w:rFonts w:ascii="Times New Roman" w:hAnsi="Times New Roman" w:cs="Times New Roman"/>
          <w:sz w:val="24"/>
          <w:szCs w:val="24"/>
        </w:rPr>
        <w:t>(</w:t>
      </w:r>
      <w:proofErr w:type="spellStart"/>
      <w:r w:rsidR="00BE1FF2" w:rsidRPr="00247D3D">
        <w:rPr>
          <w:rFonts w:ascii="Times New Roman" w:hAnsi="Times New Roman" w:cs="Times New Roman"/>
          <w:i/>
          <w:sz w:val="24"/>
          <w:szCs w:val="24"/>
        </w:rPr>
        <w:t>Eleausine</w:t>
      </w:r>
      <w:proofErr w:type="spellEnd"/>
      <w:r w:rsidRPr="00247D3D">
        <w:rPr>
          <w:rFonts w:ascii="Times New Roman" w:hAnsi="Times New Roman" w:cs="Times New Roman"/>
          <w:i/>
          <w:sz w:val="24"/>
          <w:szCs w:val="24"/>
        </w:rPr>
        <w:t xml:space="preserve"> </w:t>
      </w:r>
      <w:proofErr w:type="spellStart"/>
      <w:r w:rsidR="00BE1FF2" w:rsidRPr="00247D3D">
        <w:rPr>
          <w:rFonts w:ascii="Times New Roman" w:hAnsi="Times New Roman" w:cs="Times New Roman"/>
          <w:i/>
          <w:sz w:val="24"/>
          <w:szCs w:val="24"/>
        </w:rPr>
        <w:t>coracana</w:t>
      </w:r>
      <w:proofErr w:type="spellEnd"/>
      <w:r w:rsidR="00BE1FF2" w:rsidRPr="00247D3D">
        <w:rPr>
          <w:rFonts w:ascii="Times New Roman" w:hAnsi="Times New Roman" w:cs="Times New Roman"/>
          <w:i/>
          <w:sz w:val="24"/>
          <w:szCs w:val="24"/>
        </w:rPr>
        <w:t>)</w:t>
      </w:r>
      <w:r w:rsidR="0033091C" w:rsidRPr="00247D3D">
        <w:rPr>
          <w:rFonts w:ascii="Times New Roman" w:hAnsi="Times New Roman" w:cs="Times New Roman"/>
          <w:i/>
          <w:sz w:val="24"/>
          <w:szCs w:val="24"/>
        </w:rPr>
        <w:t>,</w:t>
      </w:r>
      <w:r w:rsidR="00BE1FF2">
        <w:rPr>
          <w:rFonts w:ascii="Times New Roman" w:hAnsi="Times New Roman" w:cs="Times New Roman"/>
          <w:sz w:val="24"/>
          <w:szCs w:val="24"/>
        </w:rPr>
        <w:t xml:space="preserve"> </w:t>
      </w:r>
      <w:r w:rsidR="004807D2" w:rsidRPr="007D3B7E">
        <w:rPr>
          <w:rFonts w:ascii="Times New Roman" w:hAnsi="Times New Roman" w:cs="Times New Roman"/>
          <w:sz w:val="24"/>
          <w:szCs w:val="24"/>
        </w:rPr>
        <w:t>w</w:t>
      </w:r>
      <w:r w:rsidR="004807D2">
        <w:rPr>
          <w:rFonts w:ascii="Times New Roman" w:hAnsi="Times New Roman" w:cs="Times New Roman"/>
          <w:sz w:val="24"/>
          <w:szCs w:val="24"/>
        </w:rPr>
        <w:t>as</w:t>
      </w:r>
      <w:r w:rsidR="00D766CE">
        <w:rPr>
          <w:rFonts w:ascii="Times New Roman" w:hAnsi="Times New Roman" w:cs="Times New Roman"/>
          <w:sz w:val="24"/>
          <w:szCs w:val="24"/>
        </w:rPr>
        <w:t xml:space="preserve"> selected for modeling and i</w:t>
      </w:r>
      <w:r w:rsidR="0033091C">
        <w:rPr>
          <w:rFonts w:ascii="Times New Roman" w:hAnsi="Times New Roman" w:cs="Times New Roman"/>
          <w:sz w:val="24"/>
          <w:szCs w:val="24"/>
        </w:rPr>
        <w:t>ts</w:t>
      </w:r>
      <w:r w:rsidR="004807D2" w:rsidRPr="007D3B7E">
        <w:rPr>
          <w:rFonts w:ascii="Times New Roman" w:hAnsi="Times New Roman" w:cs="Times New Roman"/>
          <w:sz w:val="24"/>
          <w:szCs w:val="24"/>
        </w:rPr>
        <w:t xml:space="preserve"> habitat suitabil</w:t>
      </w:r>
      <w:r w:rsidR="00D766CE">
        <w:rPr>
          <w:rFonts w:ascii="Times New Roman" w:hAnsi="Times New Roman" w:cs="Times New Roman"/>
          <w:sz w:val="24"/>
          <w:szCs w:val="24"/>
        </w:rPr>
        <w:t>ity under climatic change scenarios</w:t>
      </w:r>
      <w:r w:rsidR="003B07D4">
        <w:rPr>
          <w:rFonts w:ascii="Times New Roman" w:hAnsi="Times New Roman" w:cs="Times New Roman"/>
          <w:sz w:val="24"/>
          <w:szCs w:val="24"/>
        </w:rPr>
        <w:t>.</w:t>
      </w:r>
      <w:r w:rsidR="0033091C">
        <w:rPr>
          <w:rFonts w:ascii="Times New Roman" w:hAnsi="Times New Roman" w:cs="Times New Roman"/>
          <w:sz w:val="24"/>
          <w:szCs w:val="24"/>
        </w:rPr>
        <w:t xml:space="preserve"> </w:t>
      </w:r>
      <w:r w:rsidR="003B07D4">
        <w:rPr>
          <w:rFonts w:ascii="Times New Roman" w:hAnsi="Times New Roman" w:cs="Times New Roman"/>
          <w:sz w:val="24"/>
          <w:szCs w:val="24"/>
        </w:rPr>
        <w:t xml:space="preserve">A total of 352 </w:t>
      </w:r>
      <w:r w:rsidR="003B07D4" w:rsidRPr="00513D59">
        <w:rPr>
          <w:rFonts w:ascii="Times New Roman" w:hAnsi="Times New Roman" w:cs="Times New Roman"/>
          <w:sz w:val="24"/>
          <w:szCs w:val="24"/>
        </w:rPr>
        <w:t>occurrence points</w:t>
      </w:r>
      <w:r w:rsidR="003B07D4">
        <w:rPr>
          <w:rFonts w:ascii="Times New Roman" w:hAnsi="Times New Roman" w:cs="Times New Roman"/>
          <w:sz w:val="24"/>
          <w:szCs w:val="24"/>
        </w:rPr>
        <w:t xml:space="preserve"> of finger millet</w:t>
      </w:r>
      <w:r w:rsidR="003B07D4" w:rsidRPr="00513D59">
        <w:rPr>
          <w:rFonts w:ascii="Times New Roman" w:hAnsi="Times New Roman" w:cs="Times New Roman"/>
          <w:sz w:val="24"/>
          <w:szCs w:val="24"/>
        </w:rPr>
        <w:t xml:space="preserve"> w</w:t>
      </w:r>
      <w:r w:rsidR="003B07D4">
        <w:rPr>
          <w:rFonts w:ascii="Times New Roman" w:hAnsi="Times New Roman" w:cs="Times New Roman"/>
          <w:sz w:val="24"/>
          <w:szCs w:val="24"/>
        </w:rPr>
        <w:t>ere</w:t>
      </w:r>
      <w:r w:rsidR="003B07D4" w:rsidRPr="00513D59">
        <w:rPr>
          <w:rFonts w:ascii="Times New Roman" w:hAnsi="Times New Roman" w:cs="Times New Roman"/>
          <w:sz w:val="24"/>
          <w:szCs w:val="24"/>
        </w:rPr>
        <w:t xml:space="preserve"> </w:t>
      </w:r>
      <w:r w:rsidR="003B07D4">
        <w:rPr>
          <w:rFonts w:ascii="Times New Roman" w:hAnsi="Times New Roman" w:cs="Times New Roman"/>
          <w:sz w:val="24"/>
          <w:szCs w:val="24"/>
        </w:rPr>
        <w:t>collected from the field survey from 19 districts of</w:t>
      </w:r>
      <w:r w:rsidR="003B07D4" w:rsidRPr="00513D59">
        <w:rPr>
          <w:rFonts w:ascii="Times New Roman" w:hAnsi="Times New Roman" w:cs="Times New Roman"/>
          <w:sz w:val="24"/>
          <w:szCs w:val="24"/>
        </w:rPr>
        <w:t xml:space="preserve"> central Nepal.  </w:t>
      </w:r>
      <w:r w:rsidR="003B07D4" w:rsidRPr="009F5ADE">
        <w:rPr>
          <w:rFonts w:ascii="Times New Roman" w:hAnsi="Times New Roman" w:cs="Times New Roman"/>
          <w:sz w:val="24"/>
          <w:szCs w:val="24"/>
        </w:rPr>
        <w:t xml:space="preserve">In order to reduce the sampling biases in </w:t>
      </w:r>
      <w:r w:rsidR="003B07D4">
        <w:rPr>
          <w:rFonts w:ascii="Times New Roman" w:hAnsi="Times New Roman" w:cs="Times New Roman"/>
          <w:sz w:val="24"/>
          <w:szCs w:val="24"/>
        </w:rPr>
        <w:t xml:space="preserve">the </w:t>
      </w:r>
      <w:r w:rsidR="003B07D4" w:rsidRPr="009F5ADE">
        <w:rPr>
          <w:rFonts w:ascii="Times New Roman" w:hAnsi="Times New Roman" w:cs="Times New Roman"/>
          <w:sz w:val="24"/>
          <w:szCs w:val="24"/>
        </w:rPr>
        <w:t xml:space="preserve">location data of central Nepal, </w:t>
      </w:r>
      <w:r w:rsidR="003B07D4">
        <w:rPr>
          <w:rFonts w:ascii="Times New Roman" w:hAnsi="Times New Roman" w:cs="Times New Roman"/>
          <w:sz w:val="24"/>
          <w:szCs w:val="24"/>
        </w:rPr>
        <w:t xml:space="preserve">the </w:t>
      </w:r>
      <w:r w:rsidR="003B07D4" w:rsidRPr="009F5ADE">
        <w:rPr>
          <w:rFonts w:ascii="Times New Roman" w:hAnsi="Times New Roman" w:cs="Times New Roman"/>
          <w:sz w:val="24"/>
          <w:szCs w:val="24"/>
        </w:rPr>
        <w:t>spatial filtering of occurrence points</w:t>
      </w:r>
      <w:r w:rsidR="003B07D4">
        <w:rPr>
          <w:rFonts w:ascii="Times New Roman" w:hAnsi="Times New Roman" w:cs="Times New Roman"/>
          <w:sz w:val="24"/>
          <w:szCs w:val="24"/>
        </w:rPr>
        <w:t xml:space="preserve"> was used employing fishnet option in Arc GIS10.3, which </w:t>
      </w:r>
      <w:r w:rsidR="003B07D4" w:rsidRPr="009F5ADE">
        <w:rPr>
          <w:rFonts w:ascii="Times New Roman" w:hAnsi="Times New Roman" w:cs="Times New Roman"/>
          <w:sz w:val="24"/>
          <w:szCs w:val="24"/>
        </w:rPr>
        <w:t>reduc</w:t>
      </w:r>
      <w:r w:rsidR="003B07D4">
        <w:rPr>
          <w:rFonts w:ascii="Times New Roman" w:hAnsi="Times New Roman" w:cs="Times New Roman"/>
          <w:sz w:val="24"/>
          <w:szCs w:val="24"/>
        </w:rPr>
        <w:t xml:space="preserve">ed the presence points to 101 </w:t>
      </w:r>
      <w:r w:rsidR="003B07D4" w:rsidRPr="009F5ADE">
        <w:rPr>
          <w:rFonts w:ascii="Times New Roman" w:hAnsi="Times New Roman" w:cs="Times New Roman"/>
          <w:sz w:val="24"/>
          <w:szCs w:val="24"/>
        </w:rPr>
        <w:t xml:space="preserve">for better performance of </w:t>
      </w:r>
      <w:r w:rsidR="003B07D4">
        <w:rPr>
          <w:rFonts w:ascii="Times New Roman" w:hAnsi="Times New Roman" w:cs="Times New Roman"/>
          <w:sz w:val="24"/>
          <w:szCs w:val="24"/>
        </w:rPr>
        <w:t xml:space="preserve">the </w:t>
      </w:r>
      <w:r w:rsidR="003B07D4" w:rsidRPr="009F5ADE">
        <w:rPr>
          <w:rFonts w:ascii="Times New Roman" w:hAnsi="Times New Roman" w:cs="Times New Roman"/>
          <w:sz w:val="24"/>
          <w:szCs w:val="24"/>
        </w:rPr>
        <w:t>model</w:t>
      </w:r>
      <w:r w:rsidR="003B07D4" w:rsidRPr="00513D59">
        <w:rPr>
          <w:rFonts w:ascii="Times New Roman" w:hAnsi="Times New Roman" w:cs="Times New Roman"/>
          <w:sz w:val="24"/>
          <w:szCs w:val="24"/>
        </w:rPr>
        <w:t xml:space="preserve"> (</w:t>
      </w:r>
      <w:proofErr w:type="spellStart"/>
      <w:r w:rsidR="003B07D4" w:rsidRPr="003D3675">
        <w:rPr>
          <w:rFonts w:ascii="Times New Roman" w:hAnsi="Times New Roman" w:cs="Times New Roman"/>
          <w:sz w:val="24"/>
          <w:szCs w:val="24"/>
        </w:rPr>
        <w:t>Borai</w:t>
      </w:r>
      <w:proofErr w:type="spellEnd"/>
      <w:r w:rsidR="003B07D4" w:rsidRPr="003D3675">
        <w:rPr>
          <w:rFonts w:ascii="Times New Roman" w:hAnsi="Times New Roman" w:cs="Times New Roman"/>
          <w:sz w:val="24"/>
          <w:szCs w:val="24"/>
        </w:rPr>
        <w:t xml:space="preserve"> et al. 2014</w:t>
      </w:r>
      <w:r w:rsidR="003B07D4" w:rsidRPr="00513D59">
        <w:rPr>
          <w:rFonts w:ascii="Times New Roman" w:hAnsi="Times New Roman" w:cs="Times New Roman"/>
          <w:sz w:val="24"/>
          <w:szCs w:val="24"/>
        </w:rPr>
        <w:t>).</w:t>
      </w:r>
      <w:r w:rsidR="003B07D4">
        <w:rPr>
          <w:rFonts w:ascii="Times New Roman" w:hAnsi="Times New Roman" w:cs="Times New Roman"/>
          <w:sz w:val="24"/>
          <w:szCs w:val="24"/>
        </w:rPr>
        <w:t xml:space="preserve"> Additional 53 points</w:t>
      </w:r>
      <w:r w:rsidR="003B07D4" w:rsidRPr="00513D59">
        <w:rPr>
          <w:rFonts w:ascii="Times New Roman" w:hAnsi="Times New Roman" w:cs="Times New Roman"/>
          <w:sz w:val="24"/>
          <w:szCs w:val="24"/>
        </w:rPr>
        <w:t xml:space="preserve"> were collected from the </w:t>
      </w:r>
      <w:r w:rsidR="003B07D4">
        <w:rPr>
          <w:rFonts w:ascii="Times New Roman" w:hAnsi="Times New Roman" w:cs="Times New Roman"/>
          <w:sz w:val="24"/>
          <w:szCs w:val="24"/>
        </w:rPr>
        <w:t xml:space="preserve">database </w:t>
      </w:r>
      <w:r w:rsidR="003B07D4" w:rsidRPr="00513D59">
        <w:rPr>
          <w:rFonts w:ascii="Times New Roman" w:hAnsi="Times New Roman" w:cs="Times New Roman"/>
          <w:sz w:val="24"/>
          <w:szCs w:val="24"/>
        </w:rPr>
        <w:t>of National Agriculture Genetic Resource Centre (NAGRC) and 250 points were collected from geo-referencing</w:t>
      </w:r>
      <w:r w:rsidR="003B07D4">
        <w:rPr>
          <w:rFonts w:ascii="Times New Roman" w:hAnsi="Times New Roman" w:cs="Times New Roman"/>
          <w:sz w:val="24"/>
          <w:szCs w:val="24"/>
        </w:rPr>
        <w:t>,</w:t>
      </w:r>
      <w:r w:rsidR="003B07D4" w:rsidRPr="00513D59">
        <w:rPr>
          <w:rFonts w:ascii="Times New Roman" w:hAnsi="Times New Roman" w:cs="Times New Roman"/>
          <w:sz w:val="24"/>
          <w:szCs w:val="24"/>
        </w:rPr>
        <w:t xml:space="preserve"> principally based on </w:t>
      </w:r>
      <w:r w:rsidR="003B07D4">
        <w:rPr>
          <w:rFonts w:ascii="Times New Roman" w:hAnsi="Times New Roman" w:cs="Times New Roman"/>
          <w:sz w:val="24"/>
          <w:szCs w:val="24"/>
        </w:rPr>
        <w:t xml:space="preserve">the </w:t>
      </w:r>
      <w:r w:rsidR="003B07D4" w:rsidRPr="00513D59">
        <w:rPr>
          <w:rFonts w:ascii="Times New Roman" w:hAnsi="Times New Roman" w:cs="Times New Roman"/>
          <w:sz w:val="24"/>
          <w:szCs w:val="24"/>
        </w:rPr>
        <w:t>records of NAGRC that included spatial location names without geological coordinates.</w:t>
      </w:r>
      <w:r w:rsidR="003B07D4">
        <w:rPr>
          <w:rFonts w:ascii="Times New Roman" w:hAnsi="Times New Roman" w:cs="Times New Roman"/>
          <w:sz w:val="24"/>
          <w:szCs w:val="24"/>
        </w:rPr>
        <w:t xml:space="preserve"> Thus, total of </w:t>
      </w:r>
      <w:commentRangeStart w:id="16"/>
      <w:r w:rsidR="003B07D4">
        <w:rPr>
          <w:rFonts w:ascii="Times New Roman" w:hAnsi="Times New Roman" w:cs="Times New Roman"/>
          <w:sz w:val="24"/>
          <w:szCs w:val="24"/>
        </w:rPr>
        <w:t xml:space="preserve">404 presence points of finger millet </w:t>
      </w:r>
      <w:commentRangeEnd w:id="16"/>
      <w:r w:rsidR="009E55B3">
        <w:rPr>
          <w:rStyle w:val="CommentReference"/>
        </w:rPr>
        <w:commentReference w:id="16"/>
      </w:r>
      <w:r w:rsidR="003B07D4">
        <w:rPr>
          <w:rFonts w:ascii="Times New Roman" w:hAnsi="Times New Roman" w:cs="Times New Roman"/>
          <w:sz w:val="24"/>
          <w:szCs w:val="24"/>
        </w:rPr>
        <w:t>were employed in Maxent model.</w:t>
      </w:r>
    </w:p>
    <w:p w14:paraId="174D1592" w14:textId="77777777" w:rsidR="007810EA" w:rsidRDefault="007810EA" w:rsidP="007810EA">
      <w:pPr>
        <w:spacing w:line="360" w:lineRule="auto"/>
        <w:jc w:val="both"/>
        <w:rPr>
          <w:rFonts w:ascii="Times New Roman" w:hAnsi="Times New Roman" w:cs="Times New Roman"/>
          <w:b/>
          <w:sz w:val="24"/>
          <w:szCs w:val="24"/>
        </w:rPr>
      </w:pPr>
      <w:r w:rsidRPr="000635AC">
        <w:rPr>
          <w:rFonts w:ascii="Times New Roman" w:hAnsi="Times New Roman" w:cs="Times New Roman"/>
          <w:b/>
          <w:sz w:val="24"/>
          <w:szCs w:val="24"/>
        </w:rPr>
        <w:t>Bioclimatic variables</w:t>
      </w:r>
    </w:p>
    <w:p w14:paraId="03413C6A" w14:textId="77777777" w:rsidR="007810EA" w:rsidRPr="002410A4" w:rsidRDefault="007810EA" w:rsidP="007810E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For current and future time periods (2050 and 2070 AD), all n</w:t>
      </w:r>
      <w:r w:rsidRPr="00876C30">
        <w:rPr>
          <w:rFonts w:ascii="Times New Roman" w:hAnsi="Times New Roman" w:cs="Times New Roman"/>
          <w:sz w:val="24"/>
          <w:szCs w:val="24"/>
        </w:rPr>
        <w:t xml:space="preserve">ineteen </w:t>
      </w:r>
      <w:r>
        <w:rPr>
          <w:rFonts w:ascii="Times New Roman" w:hAnsi="Times New Roman" w:cs="Times New Roman"/>
          <w:sz w:val="24"/>
          <w:szCs w:val="24"/>
        </w:rPr>
        <w:t xml:space="preserve">bioclimatic variables (bio30s) on 30-arc-sec resolution at ESRI grids format were downloaded from </w:t>
      </w:r>
      <w:proofErr w:type="spellStart"/>
      <w:r>
        <w:rPr>
          <w:rFonts w:ascii="Times New Roman" w:hAnsi="Times New Roman" w:cs="Times New Roman"/>
          <w:sz w:val="24"/>
          <w:szCs w:val="24"/>
        </w:rPr>
        <w:t>worldclim</w:t>
      </w:r>
      <w:proofErr w:type="spellEnd"/>
      <w:r>
        <w:rPr>
          <w:rFonts w:ascii="Times New Roman" w:hAnsi="Times New Roman" w:cs="Times New Roman"/>
          <w:sz w:val="24"/>
          <w:szCs w:val="24"/>
        </w:rPr>
        <w:t xml:space="preserve"> data set (</w:t>
      </w:r>
      <w:proofErr w:type="spellStart"/>
      <w:r w:rsidRPr="003D3675">
        <w:rPr>
          <w:rFonts w:ascii="Times New Roman" w:hAnsi="Times New Roman" w:cs="Times New Roman"/>
          <w:sz w:val="24"/>
          <w:szCs w:val="24"/>
        </w:rPr>
        <w:t>Hijamans</w:t>
      </w:r>
      <w:proofErr w:type="spellEnd"/>
      <w:r w:rsidRPr="003D3675">
        <w:rPr>
          <w:rFonts w:ascii="Times New Roman" w:hAnsi="Times New Roman" w:cs="Times New Roman"/>
          <w:sz w:val="24"/>
          <w:szCs w:val="24"/>
        </w:rPr>
        <w:t xml:space="preserve"> </w:t>
      </w:r>
      <w:r w:rsidRPr="003D3675">
        <w:rPr>
          <w:rFonts w:ascii="Times New Roman" w:hAnsi="Times New Roman" w:cs="Times New Roman"/>
          <w:i/>
          <w:sz w:val="24"/>
          <w:szCs w:val="24"/>
        </w:rPr>
        <w:t>et al.</w:t>
      </w:r>
      <w:r w:rsidRPr="003D3675">
        <w:rPr>
          <w:rFonts w:ascii="Times New Roman" w:hAnsi="Times New Roman" w:cs="Times New Roman"/>
          <w:sz w:val="24"/>
          <w:szCs w:val="24"/>
        </w:rPr>
        <w:t>, 2005</w:t>
      </w:r>
      <w:r>
        <w:rPr>
          <w:rFonts w:ascii="Times New Roman" w:hAnsi="Times New Roman" w:cs="Times New Roman"/>
          <w:sz w:val="24"/>
          <w:szCs w:val="24"/>
        </w:rPr>
        <w:t>).</w:t>
      </w:r>
      <w:r w:rsidRPr="007810EA">
        <w:rPr>
          <w:rFonts w:ascii="Times New Roman" w:hAnsi="Times New Roman" w:cs="Times New Roman"/>
          <w:sz w:val="24"/>
          <w:szCs w:val="24"/>
        </w:rPr>
        <w:t xml:space="preserve"> </w:t>
      </w:r>
      <w:r>
        <w:rPr>
          <w:rFonts w:ascii="Times New Roman" w:hAnsi="Times New Roman" w:cs="Times New Roman"/>
          <w:sz w:val="24"/>
          <w:szCs w:val="24"/>
        </w:rPr>
        <w:t>The Community Climate System Model (CCSM</w:t>
      </w:r>
      <w:r w:rsidRPr="00106E31">
        <w:rPr>
          <w:rFonts w:ascii="Times New Roman" w:hAnsi="Times New Roman" w:cs="Times New Roman"/>
          <w:sz w:val="24"/>
          <w:szCs w:val="24"/>
          <w:vertAlign w:val="subscript"/>
        </w:rPr>
        <w:t>4</w:t>
      </w:r>
      <w:r>
        <w:rPr>
          <w:rFonts w:ascii="Times New Roman" w:hAnsi="Times New Roman" w:cs="Times New Roman"/>
          <w:sz w:val="24"/>
          <w:szCs w:val="24"/>
        </w:rPr>
        <w:t>) (</w:t>
      </w:r>
      <w:r w:rsidRPr="003D3675">
        <w:rPr>
          <w:rFonts w:ascii="Times New Roman" w:hAnsi="Times New Roman" w:cs="Times New Roman"/>
          <w:color w:val="000000"/>
          <w:sz w:val="24"/>
        </w:rPr>
        <w:t>Gent et al., 2011</w:t>
      </w:r>
      <w:r>
        <w:rPr>
          <w:rFonts w:ascii="AdvP7627" w:hAnsi="AdvP7627" w:cs="AdvP7627"/>
          <w:color w:val="000000"/>
        </w:rPr>
        <w:t xml:space="preserve">) </w:t>
      </w:r>
      <w:r>
        <w:rPr>
          <w:rFonts w:ascii="Times New Roman" w:hAnsi="Times New Roman" w:cs="Times New Roman"/>
          <w:sz w:val="24"/>
          <w:szCs w:val="24"/>
        </w:rPr>
        <w:t>was followed under Representative Carbon Pathway of RCP 2.6, RCP4.5, RCP 6.0and RCP 8.5for future (year 2050 and 2070) because CCSM</w:t>
      </w:r>
      <w:r w:rsidRPr="001F4885">
        <w:rPr>
          <w:rFonts w:ascii="Times New Roman" w:hAnsi="Times New Roman" w:cs="Times New Roman"/>
          <w:sz w:val="24"/>
          <w:szCs w:val="24"/>
          <w:vertAlign w:val="subscript"/>
        </w:rPr>
        <w:t>4</w:t>
      </w:r>
      <w:r>
        <w:rPr>
          <w:rFonts w:ascii="Times New Roman" w:hAnsi="Times New Roman" w:cs="Times New Roman"/>
          <w:sz w:val="24"/>
          <w:szCs w:val="24"/>
        </w:rPr>
        <w:t xml:space="preserve"> is mostly used in South-Asian region for </w:t>
      </w:r>
      <w:commentRangeStart w:id="17"/>
      <w:r>
        <w:rPr>
          <w:rFonts w:ascii="Times New Roman" w:hAnsi="Times New Roman" w:cs="Times New Roman"/>
          <w:sz w:val="24"/>
          <w:szCs w:val="24"/>
        </w:rPr>
        <w:t>modeling</w:t>
      </w:r>
      <w:commentRangeEnd w:id="17"/>
      <w:r w:rsidR="007658DD">
        <w:rPr>
          <w:rStyle w:val="CommentReference"/>
        </w:rPr>
        <w:commentReference w:id="17"/>
      </w:r>
      <w:r>
        <w:rPr>
          <w:rFonts w:ascii="Times New Roman" w:hAnsi="Times New Roman" w:cs="Times New Roman"/>
          <w:sz w:val="24"/>
          <w:szCs w:val="24"/>
        </w:rPr>
        <w:t xml:space="preserve">. These data were statistically downscaled from Global Circulation Model (GCM) using </w:t>
      </w:r>
      <w:commentRangeStart w:id="18"/>
      <w:proofErr w:type="spellStart"/>
      <w:r>
        <w:rPr>
          <w:rFonts w:ascii="Times New Roman" w:hAnsi="Times New Roman" w:cs="Times New Roman"/>
          <w:sz w:val="24"/>
          <w:szCs w:val="24"/>
        </w:rPr>
        <w:t>worldclim</w:t>
      </w:r>
      <w:proofErr w:type="spellEnd"/>
      <w:r>
        <w:rPr>
          <w:rFonts w:ascii="Times New Roman" w:hAnsi="Times New Roman" w:cs="Times New Roman"/>
          <w:sz w:val="24"/>
          <w:szCs w:val="24"/>
        </w:rPr>
        <w:t xml:space="preserve"> </w:t>
      </w:r>
      <w:commentRangeEnd w:id="18"/>
      <w:r w:rsidR="007658DD">
        <w:rPr>
          <w:rStyle w:val="CommentReference"/>
        </w:rPr>
        <w:commentReference w:id="18"/>
      </w:r>
      <w:r>
        <w:rPr>
          <w:rFonts w:ascii="Times New Roman" w:hAnsi="Times New Roman" w:cs="Times New Roman"/>
          <w:sz w:val="24"/>
          <w:szCs w:val="24"/>
        </w:rPr>
        <w:t xml:space="preserve">1.4 at present </w:t>
      </w:r>
      <w:r>
        <w:rPr>
          <w:rFonts w:ascii="Times New Roman" w:hAnsi="Times New Roman" w:cs="Times New Roman"/>
          <w:sz w:val="24"/>
          <w:szCs w:val="24"/>
        </w:rPr>
        <w:lastRenderedPageBreak/>
        <w:t xml:space="preserve">baseline climate. The altitude, slope and aspect were derived from the digital elevation data based on Shuttle Radar Topographic Mission (SRTM) at 90m spatial resolution and were re-sampled to </w:t>
      </w:r>
      <w:commentRangeStart w:id="19"/>
      <w:r>
        <w:rPr>
          <w:rFonts w:ascii="Times New Roman" w:hAnsi="Times New Roman" w:cs="Times New Roman"/>
          <w:sz w:val="24"/>
          <w:szCs w:val="24"/>
        </w:rPr>
        <w:t xml:space="preserve">30s </w:t>
      </w:r>
      <w:commentRangeEnd w:id="19"/>
      <w:r w:rsidR="007658DD">
        <w:rPr>
          <w:rStyle w:val="CommentReference"/>
        </w:rPr>
        <w:commentReference w:id="19"/>
      </w:r>
      <w:r>
        <w:rPr>
          <w:rFonts w:ascii="Times New Roman" w:hAnsi="Times New Roman" w:cs="Times New Roman"/>
          <w:sz w:val="24"/>
          <w:szCs w:val="24"/>
        </w:rPr>
        <w:t>spatial resolution to match with the resolution of climatic variables.</w:t>
      </w:r>
      <w:r w:rsidRPr="007810EA">
        <w:rPr>
          <w:rFonts w:ascii="Times New Roman" w:hAnsi="Times New Roman" w:cs="Times New Roman"/>
          <w:sz w:val="24"/>
          <w:szCs w:val="24"/>
        </w:rPr>
        <w:t xml:space="preserve"> </w:t>
      </w:r>
      <w:r>
        <w:rPr>
          <w:rFonts w:ascii="Times New Roman" w:hAnsi="Times New Roman" w:cs="Times New Roman"/>
          <w:sz w:val="24"/>
          <w:szCs w:val="24"/>
        </w:rPr>
        <w:t xml:space="preserve">The raster data from the global scale was masked for Nepal.  </w:t>
      </w:r>
      <w:commentRangeStart w:id="20"/>
      <w:r>
        <w:rPr>
          <w:rFonts w:ascii="Times New Roman" w:hAnsi="Times New Roman" w:cs="Times New Roman"/>
          <w:sz w:val="24"/>
          <w:szCs w:val="24"/>
        </w:rPr>
        <w:t>All RCPs (RCP's 2.6, 4.5, 6.0 and 8.5) green</w:t>
      </w:r>
      <w:del w:id="21" w:author="Adiga, Abhijin (aa5ts)" w:date="2019-03-05T20:32:00Z">
        <w:r w:rsidDel="007658DD">
          <w:rPr>
            <w:rFonts w:ascii="Times New Roman" w:hAnsi="Times New Roman" w:cs="Times New Roman"/>
            <w:sz w:val="24"/>
            <w:szCs w:val="24"/>
          </w:rPr>
          <w:delText xml:space="preserve"> </w:delText>
        </w:r>
      </w:del>
      <w:r>
        <w:rPr>
          <w:rFonts w:ascii="Times New Roman" w:hAnsi="Times New Roman" w:cs="Times New Roman"/>
          <w:sz w:val="24"/>
          <w:szCs w:val="24"/>
        </w:rPr>
        <w:t>house concentration trajectories for two different time periods (2050 and 2070) were selected to determine the future habitat suitability of species under different climatic scenarios.</w:t>
      </w:r>
      <w:commentRangeEnd w:id="20"/>
      <w:r w:rsidR="007658DD">
        <w:rPr>
          <w:rStyle w:val="CommentReference"/>
        </w:rPr>
        <w:commentReference w:id="20"/>
      </w:r>
      <w:r w:rsidRPr="007810EA">
        <w:rPr>
          <w:rFonts w:ascii="Times New Roman" w:hAnsi="Times New Roman" w:cs="Times New Roman"/>
          <w:sz w:val="24"/>
          <w:szCs w:val="24"/>
        </w:rPr>
        <w:t xml:space="preserve"> </w:t>
      </w:r>
      <w:r w:rsidRPr="002410A4">
        <w:rPr>
          <w:rFonts w:ascii="Times New Roman" w:hAnsi="Times New Roman" w:cs="Times New Roman"/>
          <w:sz w:val="24"/>
          <w:szCs w:val="24"/>
        </w:rPr>
        <w:t>The lowest greenhouse concentration</w:t>
      </w:r>
      <w:r>
        <w:rPr>
          <w:rFonts w:ascii="Times New Roman" w:hAnsi="Times New Roman" w:cs="Times New Roman"/>
          <w:sz w:val="24"/>
          <w:szCs w:val="24"/>
        </w:rPr>
        <w:t xml:space="preserve"> </w:t>
      </w:r>
      <w:r w:rsidRPr="002410A4">
        <w:rPr>
          <w:rFonts w:ascii="Times New Roman" w:hAnsi="Times New Roman" w:cs="Times New Roman"/>
          <w:sz w:val="24"/>
          <w:szCs w:val="24"/>
        </w:rPr>
        <w:t>(GHG) pathway is RCP</w:t>
      </w:r>
      <w:r>
        <w:rPr>
          <w:rFonts w:ascii="Times New Roman" w:hAnsi="Times New Roman" w:cs="Times New Roman"/>
          <w:sz w:val="24"/>
          <w:szCs w:val="24"/>
        </w:rPr>
        <w:t>s</w:t>
      </w:r>
      <w:r w:rsidRPr="002410A4">
        <w:rPr>
          <w:rFonts w:ascii="Times New Roman" w:hAnsi="Times New Roman" w:cs="Times New Roman"/>
          <w:sz w:val="24"/>
          <w:szCs w:val="24"/>
        </w:rPr>
        <w:t xml:space="preserve"> 2.6</w:t>
      </w:r>
      <w:r w:rsidRPr="002410A4">
        <w:rPr>
          <w:rFonts w:ascii="Times New Roman" w:hAnsi="Times New Roman" w:cs="Times New Roman"/>
          <w:color w:val="000000"/>
          <w:sz w:val="24"/>
          <w:szCs w:val="24"/>
        </w:rPr>
        <w:t>(aggressive mitigation / lowest emissions)</w:t>
      </w:r>
      <w:r w:rsidRPr="002410A4">
        <w:rPr>
          <w:rFonts w:ascii="Times New Roman" w:hAnsi="Times New Roman" w:cs="Times New Roman"/>
          <w:sz w:val="24"/>
          <w:szCs w:val="24"/>
        </w:rPr>
        <w:t>, RCPs 4.5 and RCPs 6.0 are intermediate and RCP</w:t>
      </w:r>
      <w:r>
        <w:rPr>
          <w:rFonts w:ascii="Times New Roman" w:hAnsi="Times New Roman" w:cs="Times New Roman"/>
          <w:sz w:val="24"/>
          <w:szCs w:val="24"/>
        </w:rPr>
        <w:t>s</w:t>
      </w:r>
      <w:r w:rsidRPr="002410A4">
        <w:rPr>
          <w:rFonts w:ascii="Times New Roman" w:hAnsi="Times New Roman" w:cs="Times New Roman"/>
          <w:sz w:val="24"/>
          <w:szCs w:val="24"/>
        </w:rPr>
        <w:t xml:space="preserve"> 8.5 (highest emission scenario) is maximum. </w:t>
      </w:r>
      <w:commentRangeStart w:id="22"/>
      <w:r w:rsidRPr="002410A4">
        <w:rPr>
          <w:rFonts w:ascii="Times New Roman" w:hAnsi="Times New Roman" w:cs="Times New Roman"/>
          <w:sz w:val="24"/>
          <w:szCs w:val="24"/>
        </w:rPr>
        <w:t>GHG concentration pathways in which radioactive forcing (global energy imbalance) stabilizes 2.6 W/m</w:t>
      </w:r>
      <w:r w:rsidRPr="002410A4">
        <w:rPr>
          <w:rFonts w:ascii="Times New Roman" w:hAnsi="Times New Roman" w:cs="Times New Roman"/>
          <w:sz w:val="24"/>
          <w:szCs w:val="24"/>
          <w:vertAlign w:val="superscript"/>
        </w:rPr>
        <w:t>2</w:t>
      </w:r>
      <w:r w:rsidRPr="002410A4">
        <w:rPr>
          <w:rFonts w:ascii="Times New Roman" w:hAnsi="Times New Roman" w:cs="Times New Roman"/>
          <w:sz w:val="24"/>
          <w:szCs w:val="24"/>
        </w:rPr>
        <w:t>, 4.5 W/m</w:t>
      </w:r>
      <w:r w:rsidRPr="002410A4">
        <w:rPr>
          <w:rFonts w:ascii="Times New Roman" w:hAnsi="Times New Roman" w:cs="Times New Roman"/>
          <w:sz w:val="24"/>
          <w:szCs w:val="24"/>
          <w:vertAlign w:val="superscript"/>
        </w:rPr>
        <w:t>2</w:t>
      </w:r>
      <w:r w:rsidRPr="002410A4">
        <w:rPr>
          <w:rFonts w:ascii="Times New Roman" w:hAnsi="Times New Roman" w:cs="Times New Roman"/>
          <w:sz w:val="24"/>
          <w:szCs w:val="24"/>
        </w:rPr>
        <w:t>, 6.0 W/m</w:t>
      </w:r>
      <w:r w:rsidRPr="002410A4">
        <w:rPr>
          <w:rFonts w:ascii="Times New Roman" w:hAnsi="Times New Roman" w:cs="Times New Roman"/>
          <w:sz w:val="24"/>
          <w:szCs w:val="24"/>
          <w:vertAlign w:val="superscript"/>
        </w:rPr>
        <w:t>2</w:t>
      </w:r>
      <w:r w:rsidRPr="002410A4">
        <w:rPr>
          <w:rFonts w:ascii="Times New Roman" w:hAnsi="Times New Roman" w:cs="Times New Roman"/>
          <w:sz w:val="24"/>
          <w:szCs w:val="24"/>
        </w:rPr>
        <w:t xml:space="preserve"> and 8.5 W/m</w:t>
      </w:r>
      <w:r w:rsidRPr="002410A4">
        <w:rPr>
          <w:rFonts w:ascii="Times New Roman" w:hAnsi="Times New Roman" w:cs="Times New Roman"/>
          <w:sz w:val="24"/>
          <w:szCs w:val="24"/>
          <w:vertAlign w:val="superscript"/>
        </w:rPr>
        <w:t>2</w:t>
      </w:r>
      <w:r w:rsidRPr="002410A4">
        <w:rPr>
          <w:rFonts w:ascii="Times New Roman" w:hAnsi="Times New Roman" w:cs="Times New Roman"/>
          <w:sz w:val="24"/>
          <w:szCs w:val="24"/>
        </w:rPr>
        <w:t>, respectively by 2100 (</w:t>
      </w:r>
      <w:r w:rsidRPr="003D3675">
        <w:rPr>
          <w:rFonts w:ascii="Times New Roman" w:hAnsi="Times New Roman" w:cs="Times New Roman"/>
          <w:sz w:val="24"/>
          <w:szCs w:val="24"/>
        </w:rPr>
        <w:t xml:space="preserve">Clarke </w:t>
      </w:r>
      <w:r w:rsidRPr="003D3675">
        <w:rPr>
          <w:rFonts w:ascii="Times New Roman" w:hAnsi="Times New Roman" w:cs="Times New Roman"/>
          <w:i/>
          <w:sz w:val="24"/>
          <w:szCs w:val="24"/>
        </w:rPr>
        <w:t>e</w:t>
      </w:r>
      <w:r w:rsidR="003D3675" w:rsidRPr="003D3675">
        <w:rPr>
          <w:rFonts w:ascii="Times New Roman" w:hAnsi="Times New Roman" w:cs="Times New Roman"/>
          <w:i/>
          <w:sz w:val="24"/>
          <w:szCs w:val="24"/>
        </w:rPr>
        <w:t>t al.,</w:t>
      </w:r>
      <w:r w:rsidR="003D3675">
        <w:rPr>
          <w:rFonts w:ascii="Times New Roman" w:hAnsi="Times New Roman" w:cs="Times New Roman"/>
          <w:sz w:val="24"/>
          <w:szCs w:val="24"/>
        </w:rPr>
        <w:t xml:space="preserve"> 2007, </w:t>
      </w:r>
      <w:proofErr w:type="spellStart"/>
      <w:r w:rsidR="003D3675">
        <w:rPr>
          <w:rFonts w:ascii="Times New Roman" w:hAnsi="Times New Roman" w:cs="Times New Roman"/>
          <w:sz w:val="24"/>
          <w:szCs w:val="24"/>
        </w:rPr>
        <w:t>Fujino</w:t>
      </w:r>
      <w:proofErr w:type="spellEnd"/>
      <w:r w:rsidR="003D3675">
        <w:rPr>
          <w:rFonts w:ascii="Times New Roman" w:hAnsi="Times New Roman" w:cs="Times New Roman"/>
          <w:sz w:val="24"/>
          <w:szCs w:val="24"/>
        </w:rPr>
        <w:t xml:space="preserve"> </w:t>
      </w:r>
      <w:r w:rsidR="003D3675" w:rsidRPr="003D3675">
        <w:rPr>
          <w:rFonts w:ascii="Times New Roman" w:hAnsi="Times New Roman" w:cs="Times New Roman"/>
          <w:i/>
          <w:sz w:val="24"/>
          <w:szCs w:val="24"/>
        </w:rPr>
        <w:t>et al.</w:t>
      </w:r>
      <w:r w:rsidR="003D3675">
        <w:rPr>
          <w:rFonts w:ascii="Times New Roman" w:hAnsi="Times New Roman" w:cs="Times New Roman"/>
          <w:sz w:val="24"/>
          <w:szCs w:val="24"/>
        </w:rPr>
        <w:t>, 2006).</w:t>
      </w:r>
      <w:commentRangeEnd w:id="22"/>
      <w:r w:rsidR="007658DD">
        <w:rPr>
          <w:rStyle w:val="CommentReference"/>
        </w:rPr>
        <w:commentReference w:id="22"/>
      </w:r>
    </w:p>
    <w:p w14:paraId="78B74EB9" w14:textId="77777777" w:rsidR="004807D2" w:rsidRPr="007810EA" w:rsidRDefault="004807D2" w:rsidP="007810EA">
      <w:pPr>
        <w:spacing w:before="240" w:line="360" w:lineRule="auto"/>
        <w:jc w:val="both"/>
        <w:rPr>
          <w:rFonts w:ascii="Times New Roman" w:hAnsi="Times New Roman" w:cs="Times New Roman"/>
          <w:sz w:val="24"/>
          <w:szCs w:val="24"/>
        </w:rPr>
      </w:pPr>
      <w:bookmarkStart w:id="23" w:name="_GoBack"/>
      <w:bookmarkEnd w:id="23"/>
    </w:p>
    <w:p w14:paraId="2B541376" w14:textId="77777777" w:rsidR="007A54FC" w:rsidRDefault="00A42E61" w:rsidP="007A54FC">
      <w:pPr>
        <w:keepNext/>
        <w:spacing w:before="240" w:line="360" w:lineRule="auto"/>
        <w:jc w:val="both"/>
      </w:pPr>
      <w:r>
        <w:rPr>
          <w:rFonts w:ascii="Times New Roman" w:hAnsi="Times New Roman" w:cs="Times New Roman"/>
          <w:noProof/>
          <w:sz w:val="24"/>
          <w:szCs w:val="24"/>
        </w:rPr>
        <w:drawing>
          <wp:inline distT="0" distB="0" distL="0" distR="0" wp14:anchorId="38D91729" wp14:editId="7B5A49B2">
            <wp:extent cx="5943600" cy="4208343"/>
            <wp:effectExtent l="19050" t="0" r="0" b="0"/>
            <wp:docPr id="3" name="Picture 2" descr="E:\PhD\unpublished_Manuscript_paper\Modeling\manuscript\manus_fm\presence points_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D\unpublished_Manuscript_paper\Modeling\manuscript\manus_fm\presence points_fm.jpg"/>
                    <pic:cNvPicPr>
                      <a:picLocks noChangeAspect="1" noChangeArrowheads="1"/>
                    </pic:cNvPicPr>
                  </pic:nvPicPr>
                  <pic:blipFill>
                    <a:blip r:embed="rId12"/>
                    <a:srcRect/>
                    <a:stretch>
                      <a:fillRect/>
                    </a:stretch>
                  </pic:blipFill>
                  <pic:spPr bwMode="auto">
                    <a:xfrm>
                      <a:off x="0" y="0"/>
                      <a:ext cx="5943600" cy="4208343"/>
                    </a:xfrm>
                    <a:prstGeom prst="rect">
                      <a:avLst/>
                    </a:prstGeom>
                    <a:noFill/>
                    <a:ln w="9525">
                      <a:noFill/>
                      <a:miter lim="800000"/>
                      <a:headEnd/>
                      <a:tailEnd/>
                    </a:ln>
                  </pic:spPr>
                </pic:pic>
              </a:graphicData>
            </a:graphic>
          </wp:inline>
        </w:drawing>
      </w:r>
    </w:p>
    <w:p w14:paraId="537B50D6" w14:textId="77777777" w:rsidR="004807D2" w:rsidRPr="007A54FC" w:rsidRDefault="007A54FC" w:rsidP="00D03DEE">
      <w:pPr>
        <w:pStyle w:val="Caption"/>
        <w:ind w:left="900" w:hanging="900"/>
        <w:jc w:val="both"/>
        <w:rPr>
          <w:rFonts w:ascii="Times New Roman" w:hAnsi="Times New Roman" w:cs="Times New Roman"/>
          <w:sz w:val="36"/>
          <w:szCs w:val="24"/>
        </w:rPr>
      </w:pPr>
      <w:r w:rsidRPr="00780522">
        <w:rPr>
          <w:rFonts w:ascii="Times New Roman" w:hAnsi="Times New Roman" w:cs="Times New Roman"/>
          <w:color w:val="000000"/>
          <w:sz w:val="24"/>
        </w:rPr>
        <w:t xml:space="preserve">Figure </w:t>
      </w:r>
      <w:r w:rsidR="000C6720" w:rsidRPr="00780522">
        <w:rPr>
          <w:rFonts w:ascii="Times New Roman" w:hAnsi="Times New Roman" w:cs="Times New Roman"/>
          <w:color w:val="000000"/>
          <w:sz w:val="24"/>
        </w:rPr>
        <w:fldChar w:fldCharType="begin"/>
      </w:r>
      <w:r w:rsidRPr="00780522">
        <w:rPr>
          <w:rFonts w:ascii="Times New Roman" w:hAnsi="Times New Roman" w:cs="Times New Roman"/>
          <w:color w:val="000000"/>
          <w:sz w:val="24"/>
        </w:rPr>
        <w:instrText xml:space="preserve"> SEQ Figure \* ARABIC </w:instrText>
      </w:r>
      <w:r w:rsidR="000C6720" w:rsidRPr="00780522">
        <w:rPr>
          <w:rFonts w:ascii="Times New Roman" w:hAnsi="Times New Roman" w:cs="Times New Roman"/>
          <w:color w:val="000000"/>
          <w:sz w:val="24"/>
        </w:rPr>
        <w:fldChar w:fldCharType="separate"/>
      </w:r>
      <w:r w:rsidR="00E02567">
        <w:rPr>
          <w:rFonts w:ascii="Times New Roman" w:hAnsi="Times New Roman" w:cs="Times New Roman"/>
          <w:noProof/>
          <w:color w:val="000000"/>
          <w:sz w:val="24"/>
        </w:rPr>
        <w:t>1</w:t>
      </w:r>
      <w:r w:rsidR="000C6720" w:rsidRPr="00780522">
        <w:rPr>
          <w:rFonts w:ascii="Times New Roman" w:hAnsi="Times New Roman" w:cs="Times New Roman"/>
          <w:color w:val="000000"/>
          <w:sz w:val="24"/>
        </w:rPr>
        <w:fldChar w:fldCharType="end"/>
      </w:r>
      <w:r w:rsidRPr="00780522">
        <w:rPr>
          <w:rFonts w:ascii="Times New Roman" w:hAnsi="Times New Roman" w:cs="Times New Roman"/>
          <w:color w:val="000000"/>
          <w:sz w:val="24"/>
        </w:rPr>
        <w:t>: Study area showing the presence points used in modeling of finger millet in Nepal</w:t>
      </w:r>
      <w:r w:rsidRPr="007A54FC">
        <w:rPr>
          <w:rFonts w:ascii="Times New Roman" w:hAnsi="Times New Roman" w:cs="Times New Roman"/>
          <w:sz w:val="24"/>
        </w:rPr>
        <w:t>.</w:t>
      </w:r>
    </w:p>
    <w:p w14:paraId="3CD8F9B5" w14:textId="77777777" w:rsidR="009E12C7" w:rsidRDefault="004807D2" w:rsidP="001F3A2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E076F">
        <w:rPr>
          <w:rFonts w:ascii="Times New Roman" w:hAnsi="Times New Roman" w:cs="Times New Roman"/>
          <w:sz w:val="24"/>
          <w:szCs w:val="24"/>
        </w:rPr>
        <w:t xml:space="preserve"> </w:t>
      </w:r>
    </w:p>
    <w:p w14:paraId="6AF07808" w14:textId="77777777" w:rsidR="002410A4" w:rsidRPr="002410A4" w:rsidRDefault="00637C5D" w:rsidP="00637C5D">
      <w:pPr>
        <w:tabs>
          <w:tab w:val="left" w:pos="5541"/>
        </w:tabs>
        <w:autoSpaceDE w:val="0"/>
        <w:autoSpaceDN w:val="0"/>
        <w:adjustRightInd w:val="0"/>
        <w:spacing w:after="0" w:line="240" w:lineRule="auto"/>
        <w:rPr>
          <w:rFonts w:ascii="AdvP7627" w:hAnsi="AdvP7627" w:cs="AdvP7627"/>
        </w:rPr>
      </w:pPr>
      <w:r>
        <w:rPr>
          <w:rFonts w:ascii="AdvP7627" w:hAnsi="AdvP7627" w:cs="AdvP7627"/>
        </w:rPr>
        <w:lastRenderedPageBreak/>
        <w:tab/>
      </w:r>
    </w:p>
    <w:p w14:paraId="2639BE99" w14:textId="77777777" w:rsidR="004807D2" w:rsidRDefault="004807D2" w:rsidP="004807D2">
      <w:pPr>
        <w:autoSpaceDE w:val="0"/>
        <w:autoSpaceDN w:val="0"/>
        <w:adjustRightInd w:val="0"/>
        <w:spacing w:after="0" w:line="360" w:lineRule="auto"/>
        <w:jc w:val="both"/>
        <w:rPr>
          <w:rFonts w:ascii="Times New Roman" w:hAnsi="Times New Roman" w:cs="Times New Roman"/>
          <w:sz w:val="24"/>
          <w:szCs w:val="24"/>
        </w:rPr>
      </w:pPr>
      <w:r w:rsidRPr="004908D0">
        <w:rPr>
          <w:rFonts w:ascii="Times New Roman" w:hAnsi="Times New Roman" w:cs="Times New Roman"/>
          <w:sz w:val="24"/>
          <w:szCs w:val="24"/>
        </w:rPr>
        <w:t>Pair wise correlation and Variation Inflation Factors (VIFs) were</w:t>
      </w:r>
      <w:r w:rsidR="00B44763">
        <w:rPr>
          <w:rFonts w:ascii="Times New Roman" w:hAnsi="Times New Roman" w:cs="Times New Roman"/>
          <w:sz w:val="24"/>
          <w:szCs w:val="24"/>
        </w:rPr>
        <w:t xml:space="preserve"> performed by using program R (</w:t>
      </w:r>
      <w:r w:rsidRPr="003D3675">
        <w:rPr>
          <w:rFonts w:ascii="Times New Roman" w:hAnsi="Times New Roman" w:cs="Times New Roman"/>
          <w:sz w:val="24"/>
          <w:szCs w:val="24"/>
        </w:rPr>
        <w:t>R core team, 2018</w:t>
      </w:r>
      <w:r w:rsidRPr="004908D0">
        <w:rPr>
          <w:rFonts w:ascii="Times New Roman" w:hAnsi="Times New Roman" w:cs="Times New Roman"/>
          <w:sz w:val="24"/>
          <w:szCs w:val="24"/>
        </w:rPr>
        <w:t>) to test the multi co</w:t>
      </w:r>
      <w:r w:rsidR="00EC02FB">
        <w:rPr>
          <w:rFonts w:ascii="Times New Roman" w:hAnsi="Times New Roman" w:cs="Times New Roman"/>
          <w:sz w:val="24"/>
          <w:szCs w:val="24"/>
        </w:rPr>
        <w:t>-</w:t>
      </w:r>
      <w:r w:rsidRPr="004908D0">
        <w:rPr>
          <w:rFonts w:ascii="Times New Roman" w:hAnsi="Times New Roman" w:cs="Times New Roman"/>
          <w:sz w:val="24"/>
          <w:szCs w:val="24"/>
        </w:rPr>
        <w:t xml:space="preserve">linearity test among the environmental variables and </w:t>
      </w:r>
      <w:r w:rsidR="00B44763">
        <w:rPr>
          <w:rFonts w:ascii="Times New Roman" w:hAnsi="Times New Roman" w:cs="Times New Roman"/>
          <w:sz w:val="24"/>
          <w:szCs w:val="24"/>
        </w:rPr>
        <w:t>omitted</w:t>
      </w:r>
      <w:r w:rsidR="005216CE">
        <w:rPr>
          <w:rFonts w:ascii="Times New Roman" w:hAnsi="Times New Roman" w:cs="Times New Roman"/>
          <w:sz w:val="24"/>
          <w:szCs w:val="24"/>
        </w:rPr>
        <w:t xml:space="preserve"> highly correlated</w:t>
      </w:r>
      <w:r w:rsidR="003D3675">
        <w:rPr>
          <w:rFonts w:ascii="Times New Roman" w:hAnsi="Times New Roman" w:cs="Times New Roman"/>
          <w:sz w:val="24"/>
          <w:szCs w:val="24"/>
        </w:rPr>
        <w:t xml:space="preserve"> bio-variables </w:t>
      </w:r>
      <w:r w:rsidRPr="004908D0">
        <w:rPr>
          <w:rFonts w:ascii="Times New Roman" w:hAnsi="Times New Roman" w:cs="Times New Roman"/>
          <w:sz w:val="24"/>
          <w:szCs w:val="24"/>
        </w:rPr>
        <w:t xml:space="preserve">with a Pearson correlation (r.≤±0.80) and VIF&gt;5 in order to  reduce the effect of </w:t>
      </w:r>
      <w:proofErr w:type="spellStart"/>
      <w:r w:rsidRPr="004908D0">
        <w:rPr>
          <w:rFonts w:ascii="Times New Roman" w:hAnsi="Times New Roman" w:cs="Times New Roman"/>
          <w:sz w:val="24"/>
          <w:szCs w:val="24"/>
        </w:rPr>
        <w:t>multico</w:t>
      </w:r>
      <w:proofErr w:type="spellEnd"/>
      <w:r w:rsidR="00EC02FB">
        <w:rPr>
          <w:rFonts w:ascii="Times New Roman" w:hAnsi="Times New Roman" w:cs="Times New Roman"/>
          <w:sz w:val="24"/>
          <w:szCs w:val="24"/>
        </w:rPr>
        <w:t>-</w:t>
      </w:r>
      <w:r w:rsidRPr="004908D0">
        <w:rPr>
          <w:rFonts w:ascii="Times New Roman" w:hAnsi="Times New Roman" w:cs="Times New Roman"/>
          <w:sz w:val="24"/>
          <w:szCs w:val="24"/>
        </w:rPr>
        <w:t>linearity</w:t>
      </w:r>
      <w:r w:rsidR="005216CE">
        <w:rPr>
          <w:rFonts w:ascii="Times New Roman" w:hAnsi="Times New Roman" w:cs="Times New Roman"/>
          <w:sz w:val="24"/>
          <w:szCs w:val="24"/>
        </w:rPr>
        <w:t xml:space="preserve"> among the variables</w:t>
      </w:r>
      <w:r w:rsidR="00EC02FB">
        <w:rPr>
          <w:rFonts w:ascii="Times New Roman" w:hAnsi="Times New Roman" w:cs="Times New Roman"/>
          <w:sz w:val="24"/>
          <w:szCs w:val="24"/>
        </w:rPr>
        <w:t>,</w:t>
      </w:r>
      <w:r w:rsidR="005216CE">
        <w:rPr>
          <w:rFonts w:ascii="Times New Roman" w:hAnsi="Times New Roman" w:cs="Times New Roman"/>
          <w:sz w:val="24"/>
          <w:szCs w:val="24"/>
        </w:rPr>
        <w:t xml:space="preserve"> which enable</w:t>
      </w:r>
      <w:r w:rsidR="00EC02FB">
        <w:rPr>
          <w:rFonts w:ascii="Times New Roman" w:hAnsi="Times New Roman" w:cs="Times New Roman"/>
          <w:sz w:val="24"/>
          <w:szCs w:val="24"/>
        </w:rPr>
        <w:t>s</w:t>
      </w:r>
      <w:r w:rsidR="00E13C72">
        <w:rPr>
          <w:rFonts w:ascii="Times New Roman" w:hAnsi="Times New Roman" w:cs="Times New Roman"/>
          <w:sz w:val="24"/>
          <w:szCs w:val="24"/>
        </w:rPr>
        <w:t xml:space="preserve"> </w:t>
      </w:r>
      <w:r w:rsidRPr="004908D0">
        <w:rPr>
          <w:rFonts w:ascii="Times New Roman" w:hAnsi="Times New Roman" w:cs="Times New Roman"/>
          <w:sz w:val="24"/>
          <w:szCs w:val="24"/>
        </w:rPr>
        <w:t>over fitting of the model</w:t>
      </w:r>
      <w:r w:rsidR="00E13C72">
        <w:rPr>
          <w:rFonts w:ascii="Times New Roman" w:hAnsi="Times New Roman" w:cs="Times New Roman"/>
          <w:sz w:val="24"/>
          <w:szCs w:val="24"/>
        </w:rPr>
        <w:t xml:space="preserve"> </w:t>
      </w:r>
      <w:r w:rsidRPr="004908D0">
        <w:rPr>
          <w:rFonts w:ascii="Times New Roman" w:hAnsi="Times New Roman" w:cs="Times New Roman"/>
          <w:sz w:val="24"/>
          <w:szCs w:val="24"/>
        </w:rPr>
        <w:t>(</w:t>
      </w:r>
      <w:r w:rsidRPr="003D3675">
        <w:rPr>
          <w:rFonts w:ascii="Times New Roman" w:hAnsi="Times New Roman" w:cs="Times New Roman"/>
          <w:sz w:val="24"/>
          <w:szCs w:val="24"/>
        </w:rPr>
        <w:t xml:space="preserve">Rogerson, 2001; Shrestha </w:t>
      </w:r>
      <w:r w:rsidRPr="003D3675">
        <w:rPr>
          <w:rFonts w:ascii="Times New Roman" w:hAnsi="Times New Roman" w:cs="Times New Roman"/>
          <w:i/>
          <w:sz w:val="24"/>
          <w:szCs w:val="24"/>
        </w:rPr>
        <w:t>et al.,</w:t>
      </w:r>
      <w:r w:rsidRPr="003D3675">
        <w:rPr>
          <w:rFonts w:ascii="Times New Roman" w:hAnsi="Times New Roman" w:cs="Times New Roman"/>
          <w:sz w:val="24"/>
          <w:szCs w:val="24"/>
        </w:rPr>
        <w:t xml:space="preserve"> 2018</w:t>
      </w:r>
      <w:r w:rsidRPr="004908D0">
        <w:rPr>
          <w:rFonts w:ascii="Times New Roman" w:hAnsi="Times New Roman" w:cs="Times New Roman"/>
          <w:sz w:val="24"/>
          <w:szCs w:val="24"/>
        </w:rPr>
        <w:t>).</w:t>
      </w:r>
    </w:p>
    <w:p w14:paraId="1051B872" w14:textId="77777777" w:rsidR="004807D2" w:rsidRDefault="004807D2" w:rsidP="004807D2">
      <w:pPr>
        <w:autoSpaceDE w:val="0"/>
        <w:autoSpaceDN w:val="0"/>
        <w:adjustRightInd w:val="0"/>
        <w:spacing w:after="0" w:line="240" w:lineRule="auto"/>
        <w:rPr>
          <w:rFonts w:ascii="AdvOT596495f2" w:hAnsi="AdvOT596495f2" w:cs="AdvOT596495f2"/>
          <w:sz w:val="16"/>
          <w:szCs w:val="16"/>
        </w:rPr>
      </w:pPr>
    </w:p>
    <w:p w14:paraId="2A1D9E1E" w14:textId="77777777" w:rsidR="004807D2" w:rsidRPr="00D426A7" w:rsidRDefault="00B44763" w:rsidP="004807D2">
      <w:pPr>
        <w:autoSpaceDE w:val="0"/>
        <w:autoSpaceDN w:val="0"/>
        <w:adjustRightInd w:val="0"/>
        <w:spacing w:after="0" w:line="360" w:lineRule="auto"/>
        <w:jc w:val="both"/>
        <w:rPr>
          <w:rFonts w:ascii="AdvOT596495f2" w:hAnsi="AdvOT596495f2" w:cs="AdvOT596495f2"/>
          <w:sz w:val="24"/>
          <w:szCs w:val="16"/>
        </w:rPr>
      </w:pPr>
      <w:r w:rsidRPr="00C35CC6">
        <w:rPr>
          <w:rFonts w:ascii="Times New Roman" w:hAnsi="Times New Roman" w:cs="Times New Roman"/>
          <w:sz w:val="24"/>
          <w:szCs w:val="24"/>
        </w:rPr>
        <w:t xml:space="preserve">The remaining </w:t>
      </w:r>
      <w:r w:rsidRPr="006B298E">
        <w:rPr>
          <w:rFonts w:ascii="Times New Roman" w:hAnsi="Times New Roman" w:cs="Times New Roman"/>
          <w:sz w:val="24"/>
          <w:szCs w:val="24"/>
        </w:rPr>
        <w:t>nine</w:t>
      </w:r>
      <w:r w:rsidR="004807D2" w:rsidRPr="00C35CC6">
        <w:rPr>
          <w:rFonts w:ascii="Times New Roman" w:hAnsi="Times New Roman" w:cs="Times New Roman"/>
          <w:sz w:val="24"/>
          <w:szCs w:val="24"/>
        </w:rPr>
        <w:t xml:space="preserve"> variables viz. aspect, slope, mean diurnal range (mean of monthly{max temp-min temp}), </w:t>
      </w:r>
      <w:proofErr w:type="spellStart"/>
      <w:r w:rsidR="004807D2" w:rsidRPr="00C35CC6">
        <w:rPr>
          <w:rFonts w:ascii="Times New Roman" w:hAnsi="Times New Roman" w:cs="Times New Roman"/>
          <w:sz w:val="24"/>
          <w:szCs w:val="24"/>
        </w:rPr>
        <w:t>isothermality</w:t>
      </w:r>
      <w:proofErr w:type="spellEnd"/>
      <w:r w:rsidR="0011111B">
        <w:rPr>
          <w:rFonts w:ascii="Times New Roman" w:hAnsi="Times New Roman" w:cs="Times New Roman"/>
          <w:sz w:val="24"/>
          <w:szCs w:val="24"/>
        </w:rPr>
        <w:t xml:space="preserve"> </w:t>
      </w:r>
      <w:r w:rsidR="004807D2" w:rsidRPr="00C35CC6">
        <w:rPr>
          <w:rFonts w:ascii="Times New Roman" w:hAnsi="Times New Roman" w:cs="Times New Roman"/>
          <w:sz w:val="24"/>
          <w:szCs w:val="24"/>
        </w:rPr>
        <w:t>(Bio_2/Bio_7) (* 100),temperature seasonality</w:t>
      </w:r>
      <w:r w:rsidR="004807D2" w:rsidRPr="00C35CC6">
        <w:rPr>
          <w:rFonts w:ascii="Times New Roman" w:hAnsi="Times New Roman" w:cs="Times New Roman"/>
          <w:sz w:val="24"/>
          <w:szCs w:val="20"/>
        </w:rPr>
        <w:t>(standard deviation *100)</w:t>
      </w:r>
      <w:r w:rsidR="004807D2" w:rsidRPr="00C35CC6">
        <w:rPr>
          <w:rFonts w:ascii="Times New Roman" w:hAnsi="Times New Roman" w:cs="Times New Roman"/>
          <w:sz w:val="24"/>
          <w:szCs w:val="24"/>
        </w:rPr>
        <w:t>,  mean temperature of driest quarter, annual precipitation, precipitation of coldest quarte</w:t>
      </w:r>
      <w:r w:rsidRPr="00C35CC6">
        <w:rPr>
          <w:rFonts w:ascii="Times New Roman" w:hAnsi="Times New Roman" w:cs="Times New Roman"/>
          <w:sz w:val="24"/>
          <w:szCs w:val="24"/>
        </w:rPr>
        <w:t xml:space="preserve">r and </w:t>
      </w:r>
      <w:r w:rsidR="00EC02FB" w:rsidRPr="00C35CC6">
        <w:rPr>
          <w:rFonts w:ascii="Times New Roman" w:hAnsi="Times New Roman" w:cs="Times New Roman"/>
          <w:sz w:val="24"/>
          <w:szCs w:val="24"/>
        </w:rPr>
        <w:t>s</w:t>
      </w:r>
      <w:r w:rsidRPr="00C35CC6">
        <w:rPr>
          <w:rFonts w:ascii="Times New Roman" w:hAnsi="Times New Roman" w:cs="Times New Roman"/>
          <w:sz w:val="24"/>
          <w:szCs w:val="24"/>
        </w:rPr>
        <w:t>oil</w:t>
      </w:r>
      <w:r>
        <w:rPr>
          <w:rFonts w:ascii="Times New Roman" w:hAnsi="Times New Roman" w:cs="Times New Roman"/>
          <w:b/>
          <w:sz w:val="24"/>
          <w:szCs w:val="24"/>
        </w:rPr>
        <w:t xml:space="preserve"> </w:t>
      </w:r>
      <w:r w:rsidR="004807D2">
        <w:rPr>
          <w:rFonts w:ascii="Times New Roman" w:hAnsi="Times New Roman" w:cs="Times New Roman"/>
          <w:sz w:val="24"/>
          <w:szCs w:val="24"/>
        </w:rPr>
        <w:t xml:space="preserve">were used to model the habitat suitability of finger millet in current and future climatic condition. All the bioclimatic data sets were converted into ASCII files in Arc GIS 10.3 to make the acceptable format for </w:t>
      </w:r>
      <w:r w:rsidR="009C5AE1">
        <w:rPr>
          <w:rFonts w:ascii="Times New Roman" w:hAnsi="Times New Roman" w:cs="Times New Roman"/>
          <w:sz w:val="24"/>
          <w:szCs w:val="24"/>
        </w:rPr>
        <w:t>Maxent</w:t>
      </w:r>
      <w:r w:rsidR="004807D2">
        <w:rPr>
          <w:rFonts w:ascii="Times New Roman" w:hAnsi="Times New Roman" w:cs="Times New Roman"/>
          <w:sz w:val="24"/>
          <w:szCs w:val="24"/>
        </w:rPr>
        <w:t xml:space="preserve"> software. T</w:t>
      </w:r>
      <w:r>
        <w:rPr>
          <w:rFonts w:ascii="Times New Roman" w:hAnsi="Times New Roman" w:cs="Times New Roman"/>
          <w:sz w:val="24"/>
          <w:szCs w:val="24"/>
        </w:rPr>
        <w:t>he same process was repeated</w:t>
      </w:r>
      <w:r w:rsidR="004807D2">
        <w:rPr>
          <w:rFonts w:ascii="Times New Roman" w:hAnsi="Times New Roman" w:cs="Times New Roman"/>
          <w:sz w:val="24"/>
          <w:szCs w:val="24"/>
        </w:rPr>
        <w:t xml:space="preserve"> to produce </w:t>
      </w:r>
      <w:r w:rsidR="00EC02FB">
        <w:rPr>
          <w:rFonts w:ascii="Times New Roman" w:hAnsi="Times New Roman" w:cs="Times New Roman"/>
          <w:sz w:val="24"/>
          <w:szCs w:val="24"/>
        </w:rPr>
        <w:t xml:space="preserve">the </w:t>
      </w:r>
      <w:r w:rsidR="004807D2">
        <w:rPr>
          <w:rFonts w:ascii="Times New Roman" w:hAnsi="Times New Roman" w:cs="Times New Roman"/>
          <w:sz w:val="24"/>
          <w:szCs w:val="24"/>
        </w:rPr>
        <w:t xml:space="preserve">projected maps </w:t>
      </w:r>
      <w:r w:rsidR="004807D2" w:rsidRPr="00C35CC6">
        <w:rPr>
          <w:rFonts w:ascii="Times New Roman" w:hAnsi="Times New Roman" w:cs="Times New Roman"/>
          <w:sz w:val="24"/>
          <w:szCs w:val="24"/>
        </w:rPr>
        <w:t xml:space="preserve">in </w:t>
      </w:r>
      <w:r w:rsidR="00E62C31">
        <w:rPr>
          <w:rFonts w:ascii="Times New Roman" w:hAnsi="Times New Roman" w:cs="Times New Roman"/>
          <w:sz w:val="24"/>
          <w:szCs w:val="24"/>
        </w:rPr>
        <w:t>all</w:t>
      </w:r>
      <w:r w:rsidR="004807D2" w:rsidRPr="00C35CC6">
        <w:rPr>
          <w:rFonts w:ascii="Times New Roman" w:hAnsi="Times New Roman" w:cs="Times New Roman"/>
          <w:sz w:val="24"/>
          <w:szCs w:val="24"/>
        </w:rPr>
        <w:t xml:space="preserve"> future scenarios</w:t>
      </w:r>
      <w:r w:rsidR="00C35CC6" w:rsidRPr="00C35CC6">
        <w:rPr>
          <w:rFonts w:ascii="Times New Roman" w:hAnsi="Times New Roman" w:cs="Times New Roman"/>
          <w:sz w:val="24"/>
          <w:szCs w:val="24"/>
        </w:rPr>
        <w:t xml:space="preserve"> </w:t>
      </w:r>
      <w:r w:rsidR="004807D2" w:rsidRPr="00C35CC6">
        <w:rPr>
          <w:rFonts w:ascii="Times New Roman" w:hAnsi="Times New Roman" w:cs="Times New Roman"/>
          <w:sz w:val="24"/>
          <w:szCs w:val="24"/>
        </w:rPr>
        <w:t>for</w:t>
      </w:r>
      <w:r w:rsidR="004807D2" w:rsidRPr="009E12C7">
        <w:rPr>
          <w:rFonts w:ascii="Times New Roman" w:hAnsi="Times New Roman" w:cs="Times New Roman"/>
          <w:b/>
          <w:sz w:val="24"/>
          <w:szCs w:val="24"/>
        </w:rPr>
        <w:t xml:space="preserve"> </w:t>
      </w:r>
      <w:r w:rsidR="004807D2" w:rsidRPr="009E12C7">
        <w:rPr>
          <w:rFonts w:ascii="Times New Roman" w:hAnsi="Times New Roman" w:cs="Times New Roman"/>
          <w:sz w:val="24"/>
          <w:szCs w:val="24"/>
        </w:rPr>
        <w:t>the year 2050 and 2070</w:t>
      </w:r>
      <w:r w:rsidR="005216CE">
        <w:rPr>
          <w:rFonts w:ascii="Times New Roman" w:hAnsi="Times New Roman" w:cs="Times New Roman"/>
          <w:sz w:val="24"/>
          <w:szCs w:val="24"/>
        </w:rPr>
        <w:t xml:space="preserve"> considering the soil condition </w:t>
      </w:r>
      <w:r w:rsidR="00EC02FB">
        <w:rPr>
          <w:rFonts w:ascii="Times New Roman" w:hAnsi="Times New Roman" w:cs="Times New Roman"/>
          <w:sz w:val="24"/>
          <w:szCs w:val="24"/>
        </w:rPr>
        <w:t xml:space="preserve">to </w:t>
      </w:r>
      <w:r w:rsidR="005216CE">
        <w:rPr>
          <w:rFonts w:ascii="Times New Roman" w:hAnsi="Times New Roman" w:cs="Times New Roman"/>
          <w:sz w:val="24"/>
          <w:szCs w:val="24"/>
        </w:rPr>
        <w:t>remain constant in the future</w:t>
      </w:r>
      <w:r w:rsidR="001F4885">
        <w:rPr>
          <w:rFonts w:ascii="Times New Roman" w:hAnsi="Times New Roman" w:cs="Times New Roman"/>
          <w:sz w:val="24"/>
          <w:szCs w:val="24"/>
        </w:rPr>
        <w:t xml:space="preserve"> under RCP</w:t>
      </w:r>
      <w:r w:rsidR="00E62C31">
        <w:rPr>
          <w:rFonts w:ascii="Times New Roman" w:hAnsi="Times New Roman" w:cs="Times New Roman"/>
          <w:sz w:val="24"/>
          <w:szCs w:val="24"/>
        </w:rPr>
        <w:t>2.6, RCP</w:t>
      </w:r>
      <w:r w:rsidR="009E12C7">
        <w:rPr>
          <w:rFonts w:ascii="Times New Roman" w:hAnsi="Times New Roman" w:cs="Times New Roman"/>
          <w:sz w:val="24"/>
          <w:szCs w:val="24"/>
        </w:rPr>
        <w:t>4.5</w:t>
      </w:r>
      <w:r w:rsidR="00E62C31">
        <w:rPr>
          <w:rFonts w:ascii="Times New Roman" w:hAnsi="Times New Roman" w:cs="Times New Roman"/>
          <w:sz w:val="24"/>
          <w:szCs w:val="24"/>
        </w:rPr>
        <w:t>, RCP6.0</w:t>
      </w:r>
      <w:r w:rsidR="009E12C7">
        <w:rPr>
          <w:rFonts w:ascii="Times New Roman" w:hAnsi="Times New Roman" w:cs="Times New Roman"/>
          <w:sz w:val="24"/>
          <w:szCs w:val="24"/>
        </w:rPr>
        <w:t xml:space="preserve"> and </w:t>
      </w:r>
      <w:r w:rsidR="001F4885">
        <w:rPr>
          <w:rFonts w:ascii="Times New Roman" w:hAnsi="Times New Roman" w:cs="Times New Roman"/>
          <w:sz w:val="24"/>
          <w:szCs w:val="24"/>
        </w:rPr>
        <w:t>RCP</w:t>
      </w:r>
      <w:r w:rsidR="009E12C7">
        <w:rPr>
          <w:rFonts w:ascii="Times New Roman" w:hAnsi="Times New Roman" w:cs="Times New Roman"/>
          <w:sz w:val="24"/>
          <w:szCs w:val="24"/>
        </w:rPr>
        <w:t>8.5</w:t>
      </w:r>
      <w:r w:rsidR="005216CE">
        <w:rPr>
          <w:rFonts w:ascii="Times New Roman" w:hAnsi="Times New Roman" w:cs="Times New Roman"/>
          <w:sz w:val="24"/>
          <w:szCs w:val="24"/>
        </w:rPr>
        <w:t>.</w:t>
      </w:r>
    </w:p>
    <w:p w14:paraId="4D47C149" w14:textId="77777777" w:rsidR="004807D2" w:rsidRDefault="004807D2" w:rsidP="004807D2">
      <w:pPr>
        <w:spacing w:line="240" w:lineRule="atLeast"/>
        <w:jc w:val="both"/>
        <w:rPr>
          <w:rFonts w:ascii="Times New Roman" w:hAnsi="Times New Roman" w:cs="Times New Roman"/>
          <w:b/>
          <w:sz w:val="24"/>
          <w:szCs w:val="24"/>
        </w:rPr>
      </w:pPr>
    </w:p>
    <w:p w14:paraId="54CEE5EF" w14:textId="77777777" w:rsidR="004807D2" w:rsidRPr="00723466" w:rsidRDefault="004807D2" w:rsidP="004807D2">
      <w:pPr>
        <w:spacing w:line="240" w:lineRule="atLeast"/>
        <w:jc w:val="both"/>
        <w:rPr>
          <w:rFonts w:ascii="Times New Roman" w:hAnsi="Times New Roman" w:cs="Times New Roman"/>
          <w:b/>
          <w:sz w:val="24"/>
          <w:szCs w:val="24"/>
        </w:rPr>
      </w:pPr>
      <w:r w:rsidRPr="00EE331A">
        <w:rPr>
          <w:rFonts w:ascii="Times New Roman" w:hAnsi="Times New Roman" w:cs="Times New Roman"/>
          <w:b/>
          <w:sz w:val="24"/>
          <w:szCs w:val="24"/>
        </w:rPr>
        <w:t>Modeling</w:t>
      </w:r>
      <w:r>
        <w:rPr>
          <w:rFonts w:ascii="Times New Roman" w:hAnsi="Times New Roman" w:cs="Times New Roman"/>
          <w:b/>
          <w:sz w:val="24"/>
          <w:szCs w:val="24"/>
        </w:rPr>
        <w:t xml:space="preserve"> by </w:t>
      </w:r>
      <w:r w:rsidR="009C5AE1">
        <w:rPr>
          <w:rFonts w:ascii="Times New Roman" w:hAnsi="Times New Roman" w:cs="Times New Roman"/>
          <w:b/>
          <w:sz w:val="24"/>
          <w:szCs w:val="24"/>
        </w:rPr>
        <w:t>Maxent</w:t>
      </w:r>
    </w:p>
    <w:p w14:paraId="2057E88E" w14:textId="77777777" w:rsidR="00EC5142" w:rsidRDefault="004807D2" w:rsidP="009C640F">
      <w:pPr>
        <w:autoSpaceDE w:val="0"/>
        <w:autoSpaceDN w:val="0"/>
        <w:adjustRightInd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F</w:t>
      </w:r>
      <w:r w:rsidRPr="00EE331A">
        <w:rPr>
          <w:rFonts w:ascii="Times New Roman" w:hAnsi="Times New Roman" w:cs="Times New Roman"/>
          <w:sz w:val="24"/>
          <w:szCs w:val="24"/>
        </w:rPr>
        <w:t xml:space="preserve">reely available </w:t>
      </w:r>
      <w:r w:rsidR="009C5AE1">
        <w:rPr>
          <w:rFonts w:ascii="Times New Roman" w:hAnsi="Times New Roman" w:cs="Times New Roman"/>
          <w:sz w:val="24"/>
          <w:szCs w:val="24"/>
        </w:rPr>
        <w:t>Maxent</w:t>
      </w:r>
      <w:r w:rsidRPr="00EE331A">
        <w:rPr>
          <w:rFonts w:ascii="Times New Roman" w:hAnsi="Times New Roman" w:cs="Times New Roman"/>
          <w:sz w:val="24"/>
          <w:szCs w:val="24"/>
        </w:rPr>
        <w:t xml:space="preserve"> software</w:t>
      </w:r>
      <w:r w:rsidR="005216CE">
        <w:rPr>
          <w:rFonts w:ascii="Times New Roman" w:hAnsi="Times New Roman" w:cs="Times New Roman"/>
          <w:sz w:val="24"/>
          <w:szCs w:val="24"/>
        </w:rPr>
        <w:t xml:space="preserve"> (</w:t>
      </w:r>
      <w:r w:rsidR="009C5AE1">
        <w:rPr>
          <w:rFonts w:ascii="Times New Roman" w:hAnsi="Times New Roman" w:cs="Times New Roman"/>
          <w:sz w:val="24"/>
          <w:szCs w:val="24"/>
        </w:rPr>
        <w:t>Maxent</w:t>
      </w:r>
      <w:r w:rsidR="005216CE">
        <w:rPr>
          <w:rFonts w:ascii="Times New Roman" w:hAnsi="Times New Roman" w:cs="Times New Roman"/>
          <w:sz w:val="24"/>
          <w:szCs w:val="24"/>
        </w:rPr>
        <w:t xml:space="preserve"> 3.4.1)</w:t>
      </w:r>
      <w:r>
        <w:rPr>
          <w:rFonts w:ascii="Times New Roman" w:hAnsi="Times New Roman" w:cs="Times New Roman"/>
          <w:sz w:val="24"/>
          <w:szCs w:val="24"/>
        </w:rPr>
        <w:t xml:space="preserve"> was used</w:t>
      </w:r>
      <w:r w:rsidRPr="00EE331A">
        <w:rPr>
          <w:rFonts w:ascii="Times New Roman" w:hAnsi="Times New Roman" w:cs="Times New Roman"/>
          <w:sz w:val="24"/>
          <w:szCs w:val="24"/>
        </w:rPr>
        <w:t xml:space="preserve"> to</w:t>
      </w:r>
      <w:r>
        <w:rPr>
          <w:rFonts w:ascii="Times New Roman" w:hAnsi="Times New Roman" w:cs="Times New Roman"/>
          <w:sz w:val="24"/>
          <w:szCs w:val="24"/>
        </w:rPr>
        <w:t xml:space="preserve"> quantify (</w:t>
      </w:r>
      <w:r w:rsidRPr="00EE331A">
        <w:rPr>
          <w:rFonts w:ascii="Times New Roman" w:hAnsi="Times New Roman" w:cs="Times New Roman"/>
          <w:sz w:val="24"/>
          <w:szCs w:val="24"/>
        </w:rPr>
        <w:t>model</w:t>
      </w:r>
      <w:r>
        <w:rPr>
          <w:rFonts w:ascii="Times New Roman" w:hAnsi="Times New Roman" w:cs="Times New Roman"/>
          <w:sz w:val="24"/>
          <w:szCs w:val="24"/>
        </w:rPr>
        <w:t>)</w:t>
      </w:r>
      <w:r w:rsidRPr="00EE331A">
        <w:rPr>
          <w:rFonts w:ascii="Times New Roman" w:hAnsi="Times New Roman" w:cs="Times New Roman"/>
          <w:sz w:val="24"/>
          <w:szCs w:val="24"/>
        </w:rPr>
        <w:t xml:space="preserve"> the current</w:t>
      </w:r>
      <w:r w:rsidR="007810EA">
        <w:rPr>
          <w:rFonts w:ascii="Times New Roman" w:hAnsi="Times New Roman" w:cs="Times New Roman"/>
          <w:sz w:val="24"/>
          <w:szCs w:val="24"/>
        </w:rPr>
        <w:t xml:space="preserve"> and future</w:t>
      </w:r>
      <w:r>
        <w:rPr>
          <w:rFonts w:ascii="Times New Roman" w:hAnsi="Times New Roman" w:cs="Times New Roman"/>
          <w:sz w:val="24"/>
          <w:szCs w:val="24"/>
        </w:rPr>
        <w:t xml:space="preserve"> habitat suitability of finger millet cultivation area in Nepal</w:t>
      </w:r>
      <w:r w:rsidR="007810EA">
        <w:rPr>
          <w:rFonts w:ascii="Times New Roman" w:hAnsi="Times New Roman" w:cs="Times New Roman"/>
          <w:sz w:val="24"/>
          <w:szCs w:val="24"/>
        </w:rPr>
        <w:t>.</w:t>
      </w:r>
      <w:r>
        <w:rPr>
          <w:rFonts w:ascii="Times New Roman" w:hAnsi="Times New Roman" w:cs="Times New Roman"/>
          <w:sz w:val="24"/>
          <w:szCs w:val="24"/>
        </w:rPr>
        <w:t xml:space="preserve"> </w:t>
      </w:r>
      <w:r w:rsidR="009C5AE1">
        <w:rPr>
          <w:rFonts w:ascii="Times New Roman" w:hAnsi="Times New Roman" w:cs="Times New Roman"/>
          <w:sz w:val="24"/>
          <w:szCs w:val="24"/>
        </w:rPr>
        <w:t>Maxent</w:t>
      </w:r>
      <w:r w:rsidRPr="00EE331A">
        <w:rPr>
          <w:rFonts w:ascii="Times New Roman" w:hAnsi="Times New Roman" w:cs="Times New Roman"/>
          <w:sz w:val="24"/>
          <w:szCs w:val="24"/>
        </w:rPr>
        <w:t xml:space="preserve"> is a</w:t>
      </w:r>
      <w:r w:rsidR="00C35CC6">
        <w:rPr>
          <w:rFonts w:ascii="Times New Roman" w:hAnsi="Times New Roman" w:cs="Times New Roman"/>
          <w:sz w:val="24"/>
          <w:szCs w:val="24"/>
        </w:rPr>
        <w:t xml:space="preserve"> </w:t>
      </w:r>
      <w:r w:rsidRPr="00EE331A">
        <w:rPr>
          <w:rFonts w:ascii="Times New Roman" w:hAnsi="Times New Roman" w:cs="Times New Roman"/>
          <w:sz w:val="24"/>
          <w:szCs w:val="24"/>
        </w:rPr>
        <w:t>machine learning method that estimates the</w:t>
      </w:r>
      <w:r w:rsidR="00C35CC6">
        <w:rPr>
          <w:rFonts w:ascii="Times New Roman" w:hAnsi="Times New Roman" w:cs="Times New Roman"/>
          <w:sz w:val="24"/>
          <w:szCs w:val="24"/>
        </w:rPr>
        <w:t xml:space="preserve"> </w:t>
      </w:r>
      <w:r w:rsidRPr="00EE331A">
        <w:rPr>
          <w:rFonts w:ascii="Times New Roman" w:hAnsi="Times New Roman" w:cs="Times New Roman"/>
          <w:sz w:val="24"/>
          <w:szCs w:val="24"/>
        </w:rPr>
        <w:t>probability distribution of a species occurrence based on</w:t>
      </w:r>
      <w:r w:rsidR="00C35CC6">
        <w:rPr>
          <w:rFonts w:ascii="Times New Roman" w:hAnsi="Times New Roman" w:cs="Times New Roman"/>
          <w:sz w:val="24"/>
          <w:szCs w:val="24"/>
        </w:rPr>
        <w:t xml:space="preserve"> </w:t>
      </w:r>
      <w:r w:rsidRPr="00EE331A">
        <w:rPr>
          <w:rFonts w:ascii="Times New Roman" w:hAnsi="Times New Roman" w:cs="Times New Roman"/>
          <w:sz w:val="24"/>
          <w:szCs w:val="24"/>
        </w:rPr>
        <w:t>environmental conditions of a location in which the species is</w:t>
      </w:r>
      <w:r w:rsidR="00C35CC6">
        <w:rPr>
          <w:rFonts w:ascii="Times New Roman" w:hAnsi="Times New Roman" w:cs="Times New Roman"/>
          <w:sz w:val="24"/>
          <w:szCs w:val="24"/>
        </w:rPr>
        <w:t xml:space="preserve"> </w:t>
      </w:r>
      <w:r w:rsidRPr="00EE331A">
        <w:rPr>
          <w:rFonts w:ascii="Times New Roman" w:hAnsi="Times New Roman" w:cs="Times New Roman"/>
          <w:sz w:val="24"/>
          <w:szCs w:val="24"/>
        </w:rPr>
        <w:t>found by calculating the distribution of maximum entropy i.e. the</w:t>
      </w:r>
      <w:r w:rsidR="00C35CC6">
        <w:rPr>
          <w:rFonts w:ascii="Times New Roman" w:hAnsi="Times New Roman" w:cs="Times New Roman"/>
          <w:sz w:val="24"/>
          <w:szCs w:val="24"/>
        </w:rPr>
        <w:t xml:space="preserve"> </w:t>
      </w:r>
      <w:r w:rsidRPr="00EE331A">
        <w:rPr>
          <w:rFonts w:ascii="Times New Roman" w:hAnsi="Times New Roman" w:cs="Times New Roman"/>
          <w:sz w:val="24"/>
          <w:szCs w:val="24"/>
        </w:rPr>
        <w:t>most spread out distribution in space for a given set of constraints</w:t>
      </w:r>
      <w:r>
        <w:rPr>
          <w:rFonts w:ascii="Times New Roman" w:hAnsi="Times New Roman" w:cs="Times New Roman"/>
          <w:sz w:val="24"/>
          <w:szCs w:val="24"/>
        </w:rPr>
        <w:t xml:space="preserve"> (</w:t>
      </w:r>
      <w:r w:rsidRPr="00F94663">
        <w:rPr>
          <w:rFonts w:ascii="Times New Roman" w:hAnsi="Times New Roman" w:cs="Times New Roman"/>
          <w:sz w:val="24"/>
          <w:szCs w:val="24"/>
        </w:rPr>
        <w:t xml:space="preserve">Philips </w:t>
      </w:r>
      <w:r w:rsidRPr="00F94663">
        <w:rPr>
          <w:rFonts w:ascii="Times New Roman" w:hAnsi="Times New Roman" w:cs="Times New Roman"/>
          <w:i/>
          <w:sz w:val="24"/>
          <w:szCs w:val="24"/>
        </w:rPr>
        <w:t>et al.,</w:t>
      </w:r>
      <w:r w:rsidRPr="00F94663">
        <w:rPr>
          <w:rFonts w:ascii="Times New Roman" w:hAnsi="Times New Roman" w:cs="Times New Roman"/>
          <w:sz w:val="24"/>
          <w:szCs w:val="24"/>
        </w:rPr>
        <w:t xml:space="preserve"> 2006</w:t>
      </w:r>
      <w:r>
        <w:rPr>
          <w:rFonts w:ascii="Times New Roman" w:hAnsi="Times New Roman" w:cs="Times New Roman"/>
          <w:sz w:val="24"/>
          <w:szCs w:val="24"/>
        </w:rPr>
        <w:t xml:space="preserve">). </w:t>
      </w:r>
      <w:r w:rsidR="003110B0">
        <w:rPr>
          <w:rFonts w:ascii="Times New Roman" w:hAnsi="Times New Roman" w:cs="Times New Roman"/>
          <w:sz w:val="24"/>
          <w:szCs w:val="24"/>
        </w:rPr>
        <w:t>I</w:t>
      </w:r>
      <w:r w:rsidR="00EC02FB">
        <w:rPr>
          <w:rFonts w:ascii="Times New Roman" w:hAnsi="Times New Roman" w:cs="Times New Roman"/>
          <w:sz w:val="24"/>
          <w:szCs w:val="24"/>
        </w:rPr>
        <w:t xml:space="preserve">n this study, </w:t>
      </w:r>
      <w:r w:rsidR="00EC5142">
        <w:rPr>
          <w:rFonts w:ascii="Times New Roman" w:hAnsi="Times New Roman" w:cs="Times New Roman"/>
          <w:sz w:val="24"/>
          <w:szCs w:val="24"/>
        </w:rPr>
        <w:t xml:space="preserve">the </w:t>
      </w:r>
      <w:r w:rsidR="009C5AE1">
        <w:rPr>
          <w:rFonts w:ascii="Times New Roman" w:hAnsi="Times New Roman" w:cs="Times New Roman"/>
          <w:sz w:val="24"/>
          <w:szCs w:val="24"/>
        </w:rPr>
        <w:t>Maxent</w:t>
      </w:r>
      <w:r w:rsidR="00EC5142">
        <w:rPr>
          <w:rFonts w:ascii="Times New Roman" w:hAnsi="Times New Roman" w:cs="Times New Roman"/>
          <w:sz w:val="24"/>
          <w:szCs w:val="24"/>
        </w:rPr>
        <w:t xml:space="preserve"> </w:t>
      </w:r>
      <w:r w:rsidR="00EC02FB">
        <w:rPr>
          <w:rFonts w:ascii="Times New Roman" w:hAnsi="Times New Roman" w:cs="Times New Roman"/>
          <w:sz w:val="24"/>
          <w:szCs w:val="24"/>
        </w:rPr>
        <w:t xml:space="preserve">software was modeled </w:t>
      </w:r>
      <w:r w:rsidR="00EC5142">
        <w:rPr>
          <w:rFonts w:ascii="Times New Roman" w:hAnsi="Times New Roman" w:cs="Times New Roman"/>
          <w:sz w:val="24"/>
          <w:szCs w:val="24"/>
        </w:rPr>
        <w:t>by applying the following parameters- 25% random test percentage,</w:t>
      </w:r>
      <w:r w:rsidR="00D50650">
        <w:rPr>
          <w:rFonts w:ascii="Times New Roman" w:hAnsi="Times New Roman" w:cs="Times New Roman"/>
          <w:sz w:val="24"/>
          <w:szCs w:val="24"/>
        </w:rPr>
        <w:t xml:space="preserve"> </w:t>
      </w:r>
      <w:proofErr w:type="spellStart"/>
      <w:r w:rsidR="00D50650">
        <w:rPr>
          <w:rFonts w:ascii="Times New Roman" w:hAnsi="Times New Roman" w:cs="Times New Roman"/>
          <w:sz w:val="24"/>
          <w:szCs w:val="24"/>
        </w:rPr>
        <w:t>ie</w:t>
      </w:r>
      <w:proofErr w:type="spellEnd"/>
      <w:r w:rsidR="00D50650">
        <w:rPr>
          <w:rFonts w:ascii="Times New Roman" w:hAnsi="Times New Roman" w:cs="Times New Roman"/>
          <w:sz w:val="24"/>
          <w:szCs w:val="24"/>
        </w:rPr>
        <w:t xml:space="preserve">, 75% of presence points data were used for training and the remaining 25% to test the predictive ability of </w:t>
      </w:r>
      <w:r w:rsidR="009C5AE1">
        <w:rPr>
          <w:rFonts w:ascii="Times New Roman" w:hAnsi="Times New Roman" w:cs="Times New Roman"/>
          <w:sz w:val="24"/>
          <w:szCs w:val="24"/>
        </w:rPr>
        <w:t>Maxent</w:t>
      </w:r>
      <w:r w:rsidR="00D50650">
        <w:rPr>
          <w:rFonts w:ascii="Times New Roman" w:hAnsi="Times New Roman" w:cs="Times New Roman"/>
          <w:sz w:val="24"/>
          <w:szCs w:val="24"/>
        </w:rPr>
        <w:t xml:space="preserve"> model,</w:t>
      </w:r>
      <w:r w:rsidR="00EC5142">
        <w:rPr>
          <w:rFonts w:ascii="Times New Roman" w:hAnsi="Times New Roman" w:cs="Times New Roman"/>
          <w:sz w:val="24"/>
          <w:szCs w:val="24"/>
        </w:rPr>
        <w:t xml:space="preserve"> 1 regularization multiplier,</w:t>
      </w:r>
      <w:r w:rsidR="00F94663">
        <w:rPr>
          <w:rFonts w:ascii="Times New Roman" w:hAnsi="Times New Roman" w:cs="Times New Roman"/>
          <w:sz w:val="24"/>
          <w:szCs w:val="24"/>
        </w:rPr>
        <w:t xml:space="preserve"> </w:t>
      </w:r>
      <w:r w:rsidR="00EC5142">
        <w:rPr>
          <w:rFonts w:ascii="Times New Roman" w:hAnsi="Times New Roman" w:cs="Times New Roman"/>
          <w:sz w:val="24"/>
          <w:szCs w:val="24"/>
        </w:rPr>
        <w:t>10,000 maximum numbers of background points, 10 replicates, subsample replicate type, 5000 maximum iterations, 0.00001 convergence thresholds.</w:t>
      </w:r>
      <w:r w:rsidR="00D50650">
        <w:rPr>
          <w:rFonts w:ascii="Times New Roman" w:hAnsi="Times New Roman" w:cs="Times New Roman"/>
          <w:sz w:val="24"/>
          <w:szCs w:val="24"/>
        </w:rPr>
        <w:t xml:space="preserve"> The file format was set for logistic output, which provides predicted probabilities in between 0 and 1.</w:t>
      </w:r>
      <w:r w:rsidR="00E62C31">
        <w:rPr>
          <w:rFonts w:ascii="Times New Roman" w:hAnsi="Times New Roman" w:cs="Times New Roman"/>
          <w:sz w:val="24"/>
          <w:szCs w:val="24"/>
        </w:rPr>
        <w:t xml:space="preserve"> </w:t>
      </w:r>
      <w:r w:rsidR="009362B8">
        <w:rPr>
          <w:rFonts w:ascii="Times New Roman" w:hAnsi="Times New Roman" w:cs="Times New Roman"/>
          <w:sz w:val="24"/>
          <w:szCs w:val="24"/>
        </w:rPr>
        <w:t>Write</w:t>
      </w:r>
      <w:r w:rsidR="00E62C31">
        <w:rPr>
          <w:rFonts w:ascii="Times New Roman" w:hAnsi="Times New Roman" w:cs="Times New Roman"/>
          <w:sz w:val="24"/>
          <w:szCs w:val="24"/>
        </w:rPr>
        <w:t xml:space="preserve"> background prediction was set in environment setting of the model. </w:t>
      </w:r>
    </w:p>
    <w:p w14:paraId="6781442F" w14:textId="77777777" w:rsidR="001F798D" w:rsidRDefault="00315841" w:rsidP="009C640F">
      <w:pPr>
        <w:autoSpaceDE w:val="0"/>
        <w:autoSpaceDN w:val="0"/>
        <w:adjustRightInd w:val="0"/>
        <w:spacing w:before="240" w:after="0" w:line="360" w:lineRule="auto"/>
        <w:jc w:val="both"/>
        <w:rPr>
          <w:rFonts w:ascii="Times New Roman" w:hAnsi="Times New Roman" w:cs="Times New Roman"/>
          <w:b/>
          <w:sz w:val="24"/>
          <w:szCs w:val="24"/>
        </w:rPr>
      </w:pPr>
      <w:r w:rsidRPr="001F798D">
        <w:rPr>
          <w:rFonts w:ascii="Times New Roman" w:hAnsi="Times New Roman" w:cs="Times New Roman"/>
          <w:b/>
          <w:sz w:val="24"/>
          <w:szCs w:val="24"/>
        </w:rPr>
        <w:t>Model validation</w:t>
      </w:r>
    </w:p>
    <w:p w14:paraId="6521AC8B" w14:textId="77777777" w:rsidR="001F798D" w:rsidRPr="001F798D" w:rsidRDefault="001F798D" w:rsidP="009C640F">
      <w:pPr>
        <w:autoSpaceDE w:val="0"/>
        <w:autoSpaceDN w:val="0"/>
        <w:adjustRightInd w:val="0"/>
        <w:spacing w:before="240" w:after="0" w:line="360" w:lineRule="auto"/>
        <w:jc w:val="both"/>
        <w:rPr>
          <w:rFonts w:ascii="Times New Roman" w:hAnsi="Times New Roman" w:cs="Times New Roman"/>
          <w:b/>
          <w:sz w:val="24"/>
          <w:szCs w:val="24"/>
        </w:rPr>
      </w:pPr>
      <w:r w:rsidRPr="003059EE">
        <w:rPr>
          <w:rFonts w:ascii="Times New Roman" w:hAnsi="Times New Roman" w:cs="Times New Roman"/>
          <w:color w:val="000000"/>
          <w:sz w:val="24"/>
          <w:szCs w:val="24"/>
        </w:rPr>
        <w:lastRenderedPageBreak/>
        <w:t>The Area Under Receiver-operating Characteristic Curve (AUC)</w:t>
      </w:r>
      <w:r>
        <w:rPr>
          <w:rFonts w:ascii="Times New Roman" w:hAnsi="Times New Roman" w:cs="Times New Roman"/>
          <w:color w:val="000000"/>
          <w:sz w:val="24"/>
          <w:szCs w:val="24"/>
        </w:rPr>
        <w:t xml:space="preserve">, </w:t>
      </w:r>
      <w:r w:rsidRPr="001F798D">
        <w:rPr>
          <w:rFonts w:ascii="Times New Roman" w:hAnsi="Times New Roman" w:cs="Times New Roman"/>
          <w:sz w:val="24"/>
          <w:szCs w:val="24"/>
        </w:rPr>
        <w:t>Kohan's Kappa</w:t>
      </w:r>
      <w:r>
        <w:rPr>
          <w:rFonts w:ascii="Times New Roman" w:hAnsi="Times New Roman" w:cs="Times New Roman"/>
          <w:color w:val="000000"/>
          <w:sz w:val="24"/>
          <w:szCs w:val="24"/>
        </w:rPr>
        <w:t xml:space="preserve"> and true skill statistic (TSS) were</w:t>
      </w:r>
      <w:r w:rsidRPr="003059EE">
        <w:rPr>
          <w:rFonts w:ascii="Times New Roman" w:hAnsi="Times New Roman" w:cs="Times New Roman"/>
          <w:color w:val="000000"/>
          <w:sz w:val="24"/>
          <w:szCs w:val="24"/>
        </w:rPr>
        <w:t xml:space="preserve"> used for model evaluation</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Allouche</w:t>
      </w:r>
      <w:proofErr w:type="spellEnd"/>
      <w:r>
        <w:rPr>
          <w:rFonts w:ascii="Times New Roman" w:hAnsi="Times New Roman" w:cs="Times New Roman"/>
          <w:color w:val="000000"/>
          <w:sz w:val="24"/>
          <w:szCs w:val="24"/>
        </w:rPr>
        <w:t xml:space="preserve"> </w:t>
      </w:r>
      <w:r w:rsidRPr="007810EA">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2006).</w:t>
      </w:r>
    </w:p>
    <w:p w14:paraId="57E538CC" w14:textId="77777777" w:rsidR="003059EE" w:rsidRPr="003059EE" w:rsidRDefault="00315841" w:rsidP="008F325C">
      <w:pPr>
        <w:autoSpaceDE w:val="0"/>
        <w:autoSpaceDN w:val="0"/>
        <w:adjustRightInd w:val="0"/>
        <w:spacing w:after="0" w:line="360" w:lineRule="auto"/>
        <w:jc w:val="both"/>
        <w:rPr>
          <w:rFonts w:ascii="Times New Roman" w:hAnsi="Times New Roman" w:cs="Times New Roman"/>
          <w:sz w:val="24"/>
          <w:szCs w:val="24"/>
        </w:rPr>
      </w:pPr>
      <w:r w:rsidRPr="003059EE">
        <w:rPr>
          <w:rFonts w:ascii="Times New Roman" w:hAnsi="Times New Roman" w:cs="Times New Roman"/>
          <w:sz w:val="24"/>
          <w:szCs w:val="24"/>
        </w:rPr>
        <w:t>The presence data set was divided 75 percent into training data</w:t>
      </w:r>
      <w:r w:rsidR="00EC02FB">
        <w:rPr>
          <w:rFonts w:ascii="Times New Roman" w:hAnsi="Times New Roman" w:cs="Times New Roman"/>
          <w:sz w:val="24"/>
          <w:szCs w:val="24"/>
        </w:rPr>
        <w:t>,</w:t>
      </w:r>
      <w:r w:rsidRPr="003059EE">
        <w:rPr>
          <w:rFonts w:ascii="Times New Roman" w:hAnsi="Times New Roman" w:cs="Times New Roman"/>
          <w:sz w:val="24"/>
          <w:szCs w:val="24"/>
        </w:rPr>
        <w:t xml:space="preserve"> wh</w:t>
      </w:r>
      <w:r w:rsidR="009362B8">
        <w:rPr>
          <w:rFonts w:ascii="Times New Roman" w:hAnsi="Times New Roman" w:cs="Times New Roman"/>
          <w:sz w:val="24"/>
          <w:szCs w:val="24"/>
        </w:rPr>
        <w:t xml:space="preserve">ich were used to build a model </w:t>
      </w:r>
      <w:r w:rsidRPr="003059EE">
        <w:rPr>
          <w:rFonts w:ascii="Times New Roman" w:hAnsi="Times New Roman" w:cs="Times New Roman"/>
          <w:sz w:val="24"/>
          <w:szCs w:val="24"/>
        </w:rPr>
        <w:t>and remaining 25 percent for test data was used to test the model performance</w:t>
      </w:r>
      <w:r w:rsidR="001F798D">
        <w:rPr>
          <w:rFonts w:ascii="Times New Roman" w:hAnsi="Times New Roman" w:cs="Times New Roman"/>
          <w:sz w:val="24"/>
          <w:szCs w:val="24"/>
        </w:rPr>
        <w:t xml:space="preserve"> </w:t>
      </w:r>
      <w:r w:rsidRPr="003059EE">
        <w:rPr>
          <w:rFonts w:ascii="Times New Roman" w:hAnsi="Times New Roman" w:cs="Times New Roman"/>
          <w:sz w:val="24"/>
          <w:szCs w:val="24"/>
        </w:rPr>
        <w:t>(</w:t>
      </w:r>
      <w:r w:rsidRPr="00F94663">
        <w:rPr>
          <w:rFonts w:ascii="Times New Roman" w:hAnsi="Times New Roman" w:cs="Times New Roman"/>
          <w:sz w:val="24"/>
          <w:szCs w:val="24"/>
        </w:rPr>
        <w:t xml:space="preserve">Death and </w:t>
      </w:r>
      <w:proofErr w:type="spellStart"/>
      <w:r w:rsidRPr="00F94663">
        <w:rPr>
          <w:rFonts w:ascii="Times New Roman" w:hAnsi="Times New Roman" w:cs="Times New Roman"/>
          <w:sz w:val="24"/>
          <w:szCs w:val="24"/>
        </w:rPr>
        <w:t>Fabricius</w:t>
      </w:r>
      <w:proofErr w:type="spellEnd"/>
      <w:r w:rsidRPr="00F94663">
        <w:rPr>
          <w:rFonts w:ascii="Times New Roman" w:hAnsi="Times New Roman" w:cs="Times New Roman"/>
          <w:sz w:val="24"/>
          <w:szCs w:val="24"/>
        </w:rPr>
        <w:t>, 2000</w:t>
      </w:r>
      <w:r w:rsidRPr="003059EE">
        <w:rPr>
          <w:rFonts w:ascii="Times New Roman" w:hAnsi="Times New Roman" w:cs="Times New Roman"/>
          <w:sz w:val="24"/>
          <w:szCs w:val="24"/>
        </w:rPr>
        <w:t>)</w:t>
      </w:r>
      <w:r w:rsidR="003059EE" w:rsidRPr="003059EE">
        <w:rPr>
          <w:rFonts w:ascii="Times New Roman" w:hAnsi="Times New Roman" w:cs="Times New Roman"/>
          <w:sz w:val="24"/>
          <w:szCs w:val="24"/>
        </w:rPr>
        <w:t>.</w:t>
      </w:r>
      <w:r w:rsidR="006401E1">
        <w:rPr>
          <w:rFonts w:ascii="Times New Roman" w:hAnsi="Times New Roman" w:cs="Times New Roman"/>
          <w:color w:val="000000"/>
          <w:sz w:val="24"/>
          <w:szCs w:val="24"/>
        </w:rPr>
        <w:t xml:space="preserve"> </w:t>
      </w:r>
      <w:r w:rsidR="00316F56" w:rsidRPr="003059EE">
        <w:rPr>
          <w:rFonts w:ascii="Times New Roman" w:hAnsi="Times New Roman" w:cs="Times New Roman"/>
          <w:color w:val="000000"/>
          <w:sz w:val="24"/>
          <w:szCs w:val="24"/>
        </w:rPr>
        <w:t>The values of AUC</w:t>
      </w:r>
      <w:r w:rsidR="00D50650" w:rsidRPr="003059EE">
        <w:rPr>
          <w:rFonts w:ascii="Times New Roman" w:hAnsi="Times New Roman" w:cs="Times New Roman"/>
          <w:color w:val="000000"/>
          <w:sz w:val="24"/>
          <w:szCs w:val="24"/>
        </w:rPr>
        <w:t xml:space="preserve"> range from 0.5 to 1.0, with 0.5indicating no (random) fit to the data, 1.0 indicating perfect model</w:t>
      </w:r>
      <w:r w:rsidR="00D85BF1">
        <w:rPr>
          <w:rFonts w:ascii="Times New Roman" w:hAnsi="Times New Roman" w:cs="Times New Roman"/>
          <w:color w:val="000000"/>
          <w:sz w:val="24"/>
          <w:szCs w:val="24"/>
        </w:rPr>
        <w:t xml:space="preserve"> </w:t>
      </w:r>
      <w:r w:rsidR="00D50650" w:rsidRPr="003059EE">
        <w:rPr>
          <w:rFonts w:ascii="Times New Roman" w:hAnsi="Times New Roman" w:cs="Times New Roman"/>
          <w:color w:val="000000"/>
          <w:sz w:val="24"/>
          <w:szCs w:val="24"/>
        </w:rPr>
        <w:t>performance,</w:t>
      </w:r>
      <w:r w:rsidR="007A1859" w:rsidRPr="003059EE">
        <w:rPr>
          <w:rFonts w:ascii="Times New Roman" w:hAnsi="Times New Roman" w:cs="Times New Roman"/>
          <w:color w:val="000000"/>
          <w:sz w:val="24"/>
          <w:szCs w:val="24"/>
        </w:rPr>
        <w:t xml:space="preserve"> 0.7–0.79, reasonable; 0.8–0.89, excellent;</w:t>
      </w:r>
      <w:r w:rsidR="00D50650" w:rsidRPr="003059EE">
        <w:rPr>
          <w:rFonts w:ascii="Times New Roman" w:hAnsi="Times New Roman" w:cs="Times New Roman"/>
          <w:color w:val="000000"/>
          <w:sz w:val="24"/>
          <w:szCs w:val="24"/>
        </w:rPr>
        <w:t xml:space="preserve"> and values &gt;0.9 indicating high performance (</w:t>
      </w:r>
      <w:r w:rsidR="00D50650" w:rsidRPr="003059EE">
        <w:rPr>
          <w:rFonts w:ascii="Times New Roman" w:hAnsi="Times New Roman" w:cs="Times New Roman"/>
          <w:sz w:val="24"/>
          <w:szCs w:val="24"/>
        </w:rPr>
        <w:t>Pearce</w:t>
      </w:r>
      <w:r w:rsidR="003110B0">
        <w:rPr>
          <w:rFonts w:ascii="Times New Roman" w:hAnsi="Times New Roman" w:cs="Times New Roman"/>
          <w:sz w:val="24"/>
          <w:szCs w:val="24"/>
        </w:rPr>
        <w:t xml:space="preserve"> </w:t>
      </w:r>
      <w:r w:rsidR="00D50650" w:rsidRPr="003059EE">
        <w:rPr>
          <w:rFonts w:ascii="Times New Roman" w:hAnsi="Times New Roman" w:cs="Times New Roman"/>
          <w:sz w:val="24"/>
          <w:szCs w:val="24"/>
        </w:rPr>
        <w:t>and Ferrier, 2000</w:t>
      </w:r>
      <w:r w:rsidR="00D50650" w:rsidRPr="003059EE">
        <w:rPr>
          <w:rFonts w:ascii="Times New Roman" w:hAnsi="Times New Roman" w:cs="Times New Roman"/>
          <w:color w:val="000000"/>
          <w:sz w:val="24"/>
          <w:szCs w:val="24"/>
        </w:rPr>
        <w:t xml:space="preserve">). </w:t>
      </w:r>
      <w:r w:rsidR="006401E1">
        <w:rPr>
          <w:rFonts w:ascii="Times New Roman" w:hAnsi="Times New Roman" w:cs="Times New Roman"/>
          <w:color w:val="000000"/>
          <w:sz w:val="24"/>
          <w:szCs w:val="24"/>
        </w:rPr>
        <w:t>The TSS account for both sensitivity and specificity and its values lies within +1 to -1</w:t>
      </w:r>
      <w:r w:rsidR="00603988">
        <w:rPr>
          <w:rFonts w:ascii="Times New Roman" w:hAnsi="Times New Roman" w:cs="Times New Roman"/>
          <w:color w:val="000000"/>
          <w:sz w:val="24"/>
          <w:szCs w:val="24"/>
        </w:rPr>
        <w:t>, where +1 indicate</w:t>
      </w:r>
      <w:r w:rsidR="007810EA">
        <w:rPr>
          <w:rFonts w:ascii="Times New Roman" w:hAnsi="Times New Roman" w:cs="Times New Roman"/>
          <w:color w:val="000000"/>
          <w:sz w:val="24"/>
          <w:szCs w:val="24"/>
        </w:rPr>
        <w:t>s</w:t>
      </w:r>
      <w:r w:rsidR="00603988">
        <w:rPr>
          <w:rFonts w:ascii="Times New Roman" w:hAnsi="Times New Roman" w:cs="Times New Roman"/>
          <w:color w:val="000000"/>
          <w:sz w:val="24"/>
          <w:szCs w:val="24"/>
        </w:rPr>
        <w:t xml:space="preserve"> the perfect model performance(</w:t>
      </w:r>
      <w:proofErr w:type="spellStart"/>
      <w:r w:rsidR="00603988" w:rsidRPr="00F94663">
        <w:rPr>
          <w:rFonts w:ascii="Times New Roman" w:hAnsi="Times New Roman" w:cs="Times New Roman"/>
          <w:color w:val="000000"/>
          <w:sz w:val="24"/>
          <w:szCs w:val="24"/>
        </w:rPr>
        <w:t>Allouche</w:t>
      </w:r>
      <w:proofErr w:type="spellEnd"/>
      <w:r w:rsidR="00603988" w:rsidRPr="00F94663">
        <w:rPr>
          <w:rFonts w:ascii="Times New Roman" w:hAnsi="Times New Roman" w:cs="Times New Roman"/>
          <w:color w:val="000000"/>
          <w:sz w:val="24"/>
          <w:szCs w:val="24"/>
        </w:rPr>
        <w:t xml:space="preserve"> </w:t>
      </w:r>
      <w:r w:rsidR="00603988" w:rsidRPr="00F94663">
        <w:rPr>
          <w:rFonts w:ascii="Times New Roman" w:hAnsi="Times New Roman" w:cs="Times New Roman"/>
          <w:i/>
          <w:color w:val="000000"/>
          <w:sz w:val="24"/>
          <w:szCs w:val="24"/>
        </w:rPr>
        <w:t>et al.,</w:t>
      </w:r>
      <w:r w:rsidR="00603988" w:rsidRPr="00F94663">
        <w:rPr>
          <w:rFonts w:ascii="Times New Roman" w:hAnsi="Times New Roman" w:cs="Times New Roman"/>
          <w:color w:val="000000"/>
          <w:sz w:val="24"/>
          <w:szCs w:val="24"/>
        </w:rPr>
        <w:t xml:space="preserve"> 2006</w:t>
      </w:r>
      <w:r w:rsidR="00603988">
        <w:rPr>
          <w:rFonts w:ascii="Times New Roman" w:hAnsi="Times New Roman" w:cs="Times New Roman"/>
          <w:color w:val="000000"/>
          <w:sz w:val="24"/>
          <w:szCs w:val="24"/>
        </w:rPr>
        <w:t>)</w:t>
      </w:r>
      <w:r w:rsidR="006401E1">
        <w:rPr>
          <w:rFonts w:ascii="Times New Roman" w:hAnsi="Times New Roman" w:cs="Times New Roman"/>
          <w:color w:val="000000"/>
          <w:sz w:val="24"/>
          <w:szCs w:val="24"/>
        </w:rPr>
        <w:t>.</w:t>
      </w:r>
      <w:r w:rsidR="00D50650" w:rsidRPr="003059EE">
        <w:rPr>
          <w:rFonts w:ascii="Times New Roman" w:hAnsi="Times New Roman" w:cs="Times New Roman"/>
          <w:color w:val="000000"/>
          <w:sz w:val="24"/>
          <w:szCs w:val="24"/>
        </w:rPr>
        <w:t>T</w:t>
      </w:r>
      <w:r w:rsidR="00316F56" w:rsidRPr="003059EE">
        <w:rPr>
          <w:rFonts w:ascii="Times New Roman" w:hAnsi="Times New Roman" w:cs="Times New Roman"/>
          <w:color w:val="000000"/>
          <w:sz w:val="24"/>
          <w:szCs w:val="24"/>
        </w:rPr>
        <w:t xml:space="preserve">o assess the importance of used variables to the model, </w:t>
      </w:r>
      <w:r w:rsidR="00370666" w:rsidRPr="003059EE">
        <w:rPr>
          <w:rFonts w:ascii="Times New Roman" w:hAnsi="Times New Roman" w:cs="Times New Roman"/>
          <w:color w:val="000000"/>
          <w:sz w:val="24"/>
          <w:szCs w:val="24"/>
        </w:rPr>
        <w:t>Jackknife procedure</w:t>
      </w:r>
      <w:r w:rsidR="00316F56" w:rsidRPr="003059EE">
        <w:rPr>
          <w:rFonts w:ascii="Times New Roman" w:hAnsi="Times New Roman" w:cs="Times New Roman"/>
          <w:color w:val="000000"/>
          <w:sz w:val="24"/>
          <w:szCs w:val="24"/>
        </w:rPr>
        <w:t xml:space="preserve"> was used. </w:t>
      </w:r>
    </w:p>
    <w:p w14:paraId="0FC0BDF5" w14:textId="77777777" w:rsidR="007D4ACE" w:rsidRDefault="00316F56" w:rsidP="0037066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The final potential distribution map with </w:t>
      </w:r>
      <w:r w:rsidR="00370666">
        <w:rPr>
          <w:rFonts w:ascii="Times New Roman" w:hAnsi="Times New Roman" w:cs="Times New Roman"/>
          <w:color w:val="000000"/>
          <w:sz w:val="24"/>
          <w:szCs w:val="24"/>
        </w:rPr>
        <w:t>values 0</w:t>
      </w:r>
      <w:r>
        <w:rPr>
          <w:rFonts w:ascii="Times New Roman" w:hAnsi="Times New Roman" w:cs="Times New Roman"/>
          <w:color w:val="000000"/>
          <w:sz w:val="24"/>
          <w:szCs w:val="24"/>
        </w:rPr>
        <w:t xml:space="preserve"> to1 were grouped in to </w:t>
      </w:r>
      <w:r w:rsidR="007D6394">
        <w:rPr>
          <w:rFonts w:ascii="Times New Roman" w:hAnsi="Times New Roman" w:cs="Times New Roman"/>
          <w:color w:val="000000"/>
          <w:sz w:val="24"/>
          <w:szCs w:val="24"/>
        </w:rPr>
        <w:t xml:space="preserve">two </w:t>
      </w:r>
      <w:r>
        <w:rPr>
          <w:rFonts w:ascii="Times New Roman" w:hAnsi="Times New Roman" w:cs="Times New Roman"/>
          <w:color w:val="000000"/>
          <w:sz w:val="24"/>
          <w:szCs w:val="24"/>
        </w:rPr>
        <w:t xml:space="preserve">classes </w:t>
      </w:r>
      <w:r w:rsidR="007810EA">
        <w:rPr>
          <w:rFonts w:ascii="Times New Roman" w:hAnsi="Times New Roman" w:cs="Times New Roman"/>
          <w:color w:val="000000"/>
          <w:sz w:val="24"/>
          <w:szCs w:val="24"/>
        </w:rPr>
        <w:t>viz.0.00 to 0.5 and 0.5</w:t>
      </w:r>
      <w:r w:rsidR="007D6394">
        <w:rPr>
          <w:rFonts w:ascii="Times New Roman" w:hAnsi="Times New Roman" w:cs="Times New Roman"/>
          <w:color w:val="000000"/>
          <w:sz w:val="24"/>
          <w:szCs w:val="24"/>
        </w:rPr>
        <w:t>-1.0. We consider</w:t>
      </w:r>
      <w:r w:rsidR="001F798D">
        <w:rPr>
          <w:rFonts w:ascii="Times New Roman" w:hAnsi="Times New Roman" w:cs="Times New Roman"/>
          <w:color w:val="000000"/>
          <w:sz w:val="24"/>
          <w:szCs w:val="24"/>
        </w:rPr>
        <w:t>ed</w:t>
      </w:r>
      <w:r w:rsidR="007810EA">
        <w:rPr>
          <w:rFonts w:ascii="Times New Roman" w:hAnsi="Times New Roman" w:cs="Times New Roman"/>
          <w:color w:val="000000"/>
          <w:sz w:val="24"/>
          <w:szCs w:val="24"/>
        </w:rPr>
        <w:t xml:space="preserve"> pixels with or more than 0.50</w:t>
      </w:r>
      <w:r w:rsidR="007D6394">
        <w:rPr>
          <w:rFonts w:ascii="Times New Roman" w:hAnsi="Times New Roman" w:cs="Times New Roman"/>
          <w:color w:val="000000"/>
          <w:sz w:val="24"/>
          <w:szCs w:val="24"/>
        </w:rPr>
        <w:t>value to consider areas that depict at least 50% probability of species cultivation suitability (</w:t>
      </w:r>
      <w:r w:rsidR="007D6394" w:rsidRPr="00F94663">
        <w:rPr>
          <w:rFonts w:ascii="Times New Roman" w:hAnsi="Times New Roman" w:cs="Times New Roman"/>
          <w:color w:val="000000"/>
          <w:sz w:val="24"/>
          <w:szCs w:val="24"/>
        </w:rPr>
        <w:t xml:space="preserve">Thapa </w:t>
      </w:r>
      <w:r w:rsidR="007D6394" w:rsidRPr="00F94663">
        <w:rPr>
          <w:rFonts w:ascii="Times New Roman" w:hAnsi="Times New Roman" w:cs="Times New Roman"/>
          <w:i/>
          <w:color w:val="000000"/>
          <w:sz w:val="24"/>
          <w:szCs w:val="24"/>
        </w:rPr>
        <w:t>et al</w:t>
      </w:r>
      <w:r w:rsidR="007D6394" w:rsidRPr="00F94663">
        <w:rPr>
          <w:rFonts w:ascii="Times New Roman" w:hAnsi="Times New Roman" w:cs="Times New Roman"/>
          <w:color w:val="000000"/>
          <w:sz w:val="24"/>
          <w:szCs w:val="24"/>
        </w:rPr>
        <w:t>., 2018</w:t>
      </w:r>
      <w:r w:rsidR="007D6394">
        <w:rPr>
          <w:rFonts w:ascii="Times New Roman" w:hAnsi="Times New Roman" w:cs="Times New Roman"/>
          <w:color w:val="000000"/>
          <w:sz w:val="24"/>
          <w:szCs w:val="24"/>
        </w:rPr>
        <w:t>)</w:t>
      </w:r>
      <w:r w:rsidR="007D4ACE">
        <w:rPr>
          <w:rFonts w:ascii="Times New Roman" w:hAnsi="Times New Roman" w:cs="Times New Roman"/>
          <w:color w:val="000000"/>
          <w:sz w:val="24"/>
          <w:szCs w:val="24"/>
        </w:rPr>
        <w:t xml:space="preserve">.The </w:t>
      </w:r>
      <w:r w:rsidR="007810EA">
        <w:rPr>
          <w:rFonts w:ascii="Times New Roman" w:hAnsi="Times New Roman" w:cs="Times New Roman"/>
          <w:color w:val="000000"/>
          <w:sz w:val="24"/>
          <w:szCs w:val="24"/>
        </w:rPr>
        <w:t>stability</w:t>
      </w:r>
      <w:r w:rsidR="007D4ACE">
        <w:rPr>
          <w:rFonts w:ascii="Times New Roman" w:hAnsi="Times New Roman" w:cs="Times New Roman"/>
          <w:color w:val="000000"/>
          <w:sz w:val="24"/>
          <w:szCs w:val="24"/>
        </w:rPr>
        <w:t xml:space="preserve"> gain and loss of predicted suitable area was calculated for future in each RCP scenario through Arc GIS 10.3. To calculate </w:t>
      </w:r>
      <w:r w:rsidR="003F2435">
        <w:rPr>
          <w:rFonts w:ascii="Times New Roman" w:hAnsi="Times New Roman" w:cs="Times New Roman"/>
          <w:color w:val="000000"/>
          <w:sz w:val="24"/>
          <w:szCs w:val="24"/>
        </w:rPr>
        <w:t>stability</w:t>
      </w:r>
      <w:r w:rsidR="007D4ACE">
        <w:rPr>
          <w:rFonts w:ascii="Times New Roman" w:hAnsi="Times New Roman" w:cs="Times New Roman"/>
          <w:color w:val="000000"/>
          <w:sz w:val="24"/>
          <w:szCs w:val="24"/>
        </w:rPr>
        <w:t xml:space="preserve">, gain and loss on predicted area the final output map of </w:t>
      </w:r>
      <w:r w:rsidR="009C5AE1">
        <w:rPr>
          <w:rFonts w:ascii="Times New Roman" w:hAnsi="Times New Roman" w:cs="Times New Roman"/>
          <w:color w:val="000000"/>
          <w:sz w:val="24"/>
          <w:szCs w:val="24"/>
        </w:rPr>
        <w:t>Maxent</w:t>
      </w:r>
      <w:r w:rsidR="007D4ACE">
        <w:rPr>
          <w:rFonts w:ascii="Times New Roman" w:hAnsi="Times New Roman" w:cs="Times New Roman"/>
          <w:color w:val="000000"/>
          <w:sz w:val="24"/>
          <w:szCs w:val="24"/>
        </w:rPr>
        <w:t xml:space="preserve"> was </w:t>
      </w:r>
      <w:r w:rsidR="003F2435">
        <w:rPr>
          <w:rFonts w:ascii="Times New Roman" w:hAnsi="Times New Roman" w:cs="Times New Roman"/>
          <w:color w:val="000000"/>
          <w:sz w:val="24"/>
          <w:szCs w:val="24"/>
        </w:rPr>
        <w:t>binarized (</w:t>
      </w:r>
      <w:proofErr w:type="spellStart"/>
      <w:r w:rsidR="003F2435">
        <w:rPr>
          <w:rFonts w:ascii="Times New Roman" w:hAnsi="Times New Roman" w:cs="Times New Roman"/>
          <w:color w:val="000000"/>
          <w:sz w:val="24"/>
          <w:szCs w:val="24"/>
        </w:rPr>
        <w:t>ie</w:t>
      </w:r>
      <w:proofErr w:type="spellEnd"/>
      <w:r w:rsidR="003F2435">
        <w:rPr>
          <w:rFonts w:ascii="Times New Roman" w:hAnsi="Times New Roman" w:cs="Times New Roman"/>
          <w:color w:val="000000"/>
          <w:sz w:val="24"/>
          <w:szCs w:val="24"/>
        </w:rPr>
        <w:t xml:space="preserve"> presence /abs</w:t>
      </w:r>
      <w:r w:rsidR="009362B8">
        <w:rPr>
          <w:rFonts w:ascii="Times New Roman" w:hAnsi="Times New Roman" w:cs="Times New Roman"/>
          <w:color w:val="000000"/>
          <w:sz w:val="24"/>
          <w:szCs w:val="24"/>
        </w:rPr>
        <w:t xml:space="preserve">ence) by using lowest value of </w:t>
      </w:r>
      <w:r w:rsidR="003F2435" w:rsidRPr="003F2435">
        <w:rPr>
          <w:rFonts w:ascii="Times New Roman" w:hAnsi="Times New Roman" w:cs="Times New Roman"/>
          <w:color w:val="000000"/>
          <w:sz w:val="24"/>
          <w:szCs w:val="24"/>
        </w:rPr>
        <w:t>10 percentile training presence Logistic threshold</w:t>
      </w:r>
      <w:r w:rsidR="003F2435">
        <w:rPr>
          <w:rFonts w:ascii="Times New Roman" w:hAnsi="Times New Roman" w:cs="Times New Roman"/>
          <w:color w:val="000000"/>
          <w:sz w:val="24"/>
          <w:szCs w:val="24"/>
        </w:rPr>
        <w:t xml:space="preserve"> of </w:t>
      </w:r>
      <w:r w:rsidR="009C5AE1">
        <w:rPr>
          <w:rFonts w:ascii="Times New Roman" w:hAnsi="Times New Roman" w:cs="Times New Roman"/>
          <w:color w:val="000000"/>
          <w:sz w:val="24"/>
          <w:szCs w:val="24"/>
        </w:rPr>
        <w:t>Maxent</w:t>
      </w:r>
      <w:r w:rsidR="003F2435">
        <w:rPr>
          <w:rFonts w:ascii="Times New Roman" w:hAnsi="Times New Roman" w:cs="Times New Roman"/>
          <w:color w:val="000000"/>
          <w:sz w:val="24"/>
          <w:szCs w:val="24"/>
        </w:rPr>
        <w:t xml:space="preserve"> results. The stable, gain and loss </w:t>
      </w:r>
      <w:r w:rsidR="007810EA">
        <w:rPr>
          <w:rFonts w:ascii="Times New Roman" w:hAnsi="Times New Roman" w:cs="Times New Roman"/>
          <w:color w:val="000000"/>
          <w:sz w:val="24"/>
          <w:szCs w:val="24"/>
        </w:rPr>
        <w:t xml:space="preserve">of suitable area </w:t>
      </w:r>
      <w:r w:rsidR="003F2435">
        <w:rPr>
          <w:rFonts w:ascii="Times New Roman" w:hAnsi="Times New Roman" w:cs="Times New Roman"/>
          <w:color w:val="000000"/>
          <w:sz w:val="24"/>
          <w:szCs w:val="24"/>
        </w:rPr>
        <w:t>map was determined by using intersect and symmetrical analysis tools in Arc GIS</w:t>
      </w:r>
      <w:r w:rsidR="009362B8">
        <w:rPr>
          <w:rFonts w:ascii="Times New Roman" w:hAnsi="Times New Roman" w:cs="Times New Roman"/>
          <w:color w:val="000000"/>
          <w:sz w:val="24"/>
          <w:szCs w:val="24"/>
        </w:rPr>
        <w:t xml:space="preserve"> 10.3.</w:t>
      </w:r>
    </w:p>
    <w:p w14:paraId="70441D4B" w14:textId="77777777" w:rsidR="004807D2" w:rsidRDefault="004807D2" w:rsidP="004807D2">
      <w:pPr>
        <w:spacing w:line="240" w:lineRule="atLeast"/>
        <w:jc w:val="both"/>
        <w:rPr>
          <w:rFonts w:ascii="Times New Roman" w:hAnsi="Times New Roman" w:cs="Times New Roman"/>
          <w:b/>
          <w:sz w:val="24"/>
          <w:szCs w:val="24"/>
        </w:rPr>
      </w:pPr>
      <w:r>
        <w:rPr>
          <w:rFonts w:ascii="Times New Roman" w:hAnsi="Times New Roman" w:cs="Times New Roman"/>
          <w:b/>
          <w:sz w:val="24"/>
          <w:szCs w:val="24"/>
        </w:rPr>
        <w:t>Results</w:t>
      </w:r>
      <w:r w:rsidR="003110B0">
        <w:rPr>
          <w:rFonts w:ascii="Times New Roman" w:hAnsi="Times New Roman" w:cs="Times New Roman"/>
          <w:b/>
          <w:sz w:val="24"/>
          <w:szCs w:val="24"/>
        </w:rPr>
        <w:t xml:space="preserve"> </w:t>
      </w:r>
    </w:p>
    <w:p w14:paraId="0024B66B" w14:textId="77777777" w:rsidR="002326EF" w:rsidRPr="002326EF" w:rsidRDefault="002326EF" w:rsidP="00B57D27">
      <w:pPr>
        <w:autoSpaceDE w:val="0"/>
        <w:autoSpaceDN w:val="0"/>
        <w:adjustRightInd w:val="0"/>
        <w:spacing w:after="0" w:line="360" w:lineRule="auto"/>
        <w:jc w:val="both"/>
        <w:rPr>
          <w:rFonts w:ascii="Times New Roman" w:hAnsi="Times New Roman" w:cs="Times New Roman"/>
          <w:b/>
          <w:sz w:val="24"/>
          <w:szCs w:val="24"/>
        </w:rPr>
      </w:pPr>
      <w:r w:rsidRPr="002326EF">
        <w:rPr>
          <w:rFonts w:ascii="Times New Roman" w:hAnsi="Times New Roman" w:cs="Times New Roman"/>
          <w:b/>
          <w:sz w:val="24"/>
          <w:szCs w:val="24"/>
        </w:rPr>
        <w:t>Contribution of predictor variables and model accuracy</w:t>
      </w:r>
    </w:p>
    <w:p w14:paraId="1B76D734" w14:textId="77777777" w:rsidR="00DE2870" w:rsidRDefault="004C2131" w:rsidP="00B57D2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From the Jackknife analysis, a</w:t>
      </w:r>
      <w:r w:rsidR="006D4B70" w:rsidRPr="00B57D27">
        <w:rPr>
          <w:rFonts w:ascii="Times New Roman" w:hAnsi="Times New Roman" w:cs="Times New Roman"/>
          <w:sz w:val="24"/>
          <w:szCs w:val="24"/>
        </w:rPr>
        <w:t xml:space="preserve">mong the </w:t>
      </w:r>
      <w:r w:rsidR="00B57D27" w:rsidRPr="009362B8">
        <w:rPr>
          <w:rFonts w:ascii="Times New Roman" w:hAnsi="Times New Roman" w:cs="Times New Roman"/>
          <w:sz w:val="24"/>
          <w:szCs w:val="24"/>
        </w:rPr>
        <w:t>nine</w:t>
      </w:r>
      <w:r w:rsidR="006D4B70" w:rsidRPr="009362B8">
        <w:rPr>
          <w:rFonts w:ascii="Times New Roman" w:hAnsi="Times New Roman" w:cs="Times New Roman"/>
          <w:sz w:val="24"/>
          <w:szCs w:val="24"/>
        </w:rPr>
        <w:t xml:space="preserve"> </w:t>
      </w:r>
      <w:r w:rsidR="006D4B70" w:rsidRPr="00B57D27">
        <w:rPr>
          <w:rFonts w:ascii="Times New Roman" w:hAnsi="Times New Roman" w:cs="Times New Roman"/>
          <w:sz w:val="24"/>
          <w:szCs w:val="24"/>
        </w:rPr>
        <w:t>bioclimatic v</w:t>
      </w:r>
      <w:r w:rsidR="006C7758">
        <w:rPr>
          <w:rFonts w:ascii="Times New Roman" w:hAnsi="Times New Roman" w:cs="Times New Roman"/>
          <w:sz w:val="24"/>
          <w:szCs w:val="24"/>
        </w:rPr>
        <w:t>ariables used for the modeling Altitude (</w:t>
      </w:r>
      <w:proofErr w:type="spellStart"/>
      <w:r w:rsidR="006C7758">
        <w:rPr>
          <w:rFonts w:ascii="Times New Roman" w:hAnsi="Times New Roman" w:cs="Times New Roman"/>
          <w:sz w:val="24"/>
          <w:szCs w:val="24"/>
        </w:rPr>
        <w:t>nalt</w:t>
      </w:r>
      <w:proofErr w:type="spellEnd"/>
      <w:r w:rsidR="006C7758">
        <w:rPr>
          <w:rFonts w:ascii="Times New Roman" w:hAnsi="Times New Roman" w:cs="Times New Roman"/>
          <w:sz w:val="24"/>
          <w:szCs w:val="24"/>
        </w:rPr>
        <w:t xml:space="preserve">), </w:t>
      </w:r>
      <w:r w:rsidR="003A7D87">
        <w:rPr>
          <w:rFonts w:ascii="Times New Roman" w:hAnsi="Times New Roman" w:cs="Times New Roman"/>
          <w:sz w:val="24"/>
          <w:szCs w:val="24"/>
        </w:rPr>
        <w:t>annual rainfall (nb</w:t>
      </w:r>
      <w:r w:rsidR="00F0091B">
        <w:rPr>
          <w:rFonts w:ascii="Times New Roman" w:hAnsi="Times New Roman" w:cs="Times New Roman"/>
          <w:sz w:val="24"/>
          <w:szCs w:val="24"/>
        </w:rPr>
        <w:t>io</w:t>
      </w:r>
      <w:r w:rsidR="005B4195" w:rsidRPr="00B57D27">
        <w:rPr>
          <w:rFonts w:ascii="Times New Roman" w:hAnsi="Times New Roman" w:cs="Times New Roman"/>
          <w:sz w:val="24"/>
          <w:szCs w:val="24"/>
        </w:rPr>
        <w:t>12),</w:t>
      </w:r>
      <w:r w:rsidR="006C7758">
        <w:rPr>
          <w:rFonts w:ascii="Times New Roman" w:hAnsi="Times New Roman" w:cs="Times New Roman"/>
          <w:sz w:val="24"/>
          <w:szCs w:val="24"/>
        </w:rPr>
        <w:t xml:space="preserve"> slope of the region</w:t>
      </w:r>
      <w:r w:rsidR="0046132B">
        <w:rPr>
          <w:rFonts w:ascii="Times New Roman" w:hAnsi="Times New Roman" w:cs="Times New Roman"/>
          <w:sz w:val="24"/>
          <w:szCs w:val="24"/>
        </w:rPr>
        <w:t xml:space="preserve"> </w:t>
      </w:r>
      <w:r w:rsidR="006C7758">
        <w:rPr>
          <w:rFonts w:ascii="Times New Roman" w:hAnsi="Times New Roman" w:cs="Times New Roman"/>
          <w:sz w:val="24"/>
          <w:szCs w:val="24"/>
        </w:rPr>
        <w:t>(</w:t>
      </w:r>
      <w:proofErr w:type="spellStart"/>
      <w:r w:rsidR="006C7758">
        <w:rPr>
          <w:rFonts w:ascii="Times New Roman" w:hAnsi="Times New Roman" w:cs="Times New Roman"/>
          <w:sz w:val="24"/>
          <w:szCs w:val="24"/>
        </w:rPr>
        <w:t>nslope</w:t>
      </w:r>
      <w:proofErr w:type="spellEnd"/>
      <w:r w:rsidR="006C7758">
        <w:rPr>
          <w:rFonts w:ascii="Times New Roman" w:hAnsi="Times New Roman" w:cs="Times New Roman"/>
          <w:sz w:val="24"/>
          <w:szCs w:val="24"/>
        </w:rPr>
        <w:t>) and soil (</w:t>
      </w:r>
      <w:proofErr w:type="spellStart"/>
      <w:r w:rsidR="006C7758">
        <w:rPr>
          <w:rFonts w:ascii="Times New Roman" w:hAnsi="Times New Roman" w:cs="Times New Roman"/>
          <w:sz w:val="24"/>
          <w:szCs w:val="24"/>
        </w:rPr>
        <w:t>nsotar</w:t>
      </w:r>
      <w:proofErr w:type="spellEnd"/>
      <w:r w:rsidR="006C7758">
        <w:rPr>
          <w:rFonts w:ascii="Times New Roman" w:hAnsi="Times New Roman" w:cs="Times New Roman"/>
          <w:sz w:val="24"/>
          <w:szCs w:val="24"/>
        </w:rPr>
        <w:t>)</w:t>
      </w:r>
      <w:r w:rsidR="005B4195" w:rsidRPr="00B57D27">
        <w:rPr>
          <w:rFonts w:ascii="Times New Roman" w:hAnsi="Times New Roman" w:cs="Times New Roman"/>
          <w:sz w:val="24"/>
          <w:szCs w:val="24"/>
        </w:rPr>
        <w:t xml:space="preserve"> </w:t>
      </w:r>
      <w:r w:rsidR="00D763D0">
        <w:rPr>
          <w:rFonts w:ascii="Times New Roman" w:hAnsi="Times New Roman" w:cs="Times New Roman"/>
          <w:sz w:val="24"/>
          <w:szCs w:val="24"/>
        </w:rPr>
        <w:t>t</w:t>
      </w:r>
      <w:r w:rsidR="005B4195" w:rsidRPr="00B57D27">
        <w:rPr>
          <w:rFonts w:ascii="Times New Roman" w:hAnsi="Times New Roman" w:cs="Times New Roman"/>
          <w:sz w:val="24"/>
          <w:szCs w:val="24"/>
        </w:rPr>
        <w:t xml:space="preserve">ogether contributed </w:t>
      </w:r>
      <w:r w:rsidR="006C7758">
        <w:rPr>
          <w:rFonts w:ascii="Times New Roman" w:hAnsi="Times New Roman" w:cs="Times New Roman"/>
          <w:sz w:val="24"/>
          <w:szCs w:val="24"/>
        </w:rPr>
        <w:t>about 93</w:t>
      </w:r>
      <w:r w:rsidR="005B4195" w:rsidRPr="00B57D27">
        <w:rPr>
          <w:rFonts w:ascii="Times New Roman" w:hAnsi="Times New Roman" w:cs="Times New Roman"/>
          <w:sz w:val="24"/>
          <w:szCs w:val="24"/>
        </w:rPr>
        <w:t>%</w:t>
      </w:r>
      <w:r>
        <w:rPr>
          <w:rFonts w:ascii="Times New Roman" w:hAnsi="Times New Roman" w:cs="Times New Roman"/>
          <w:sz w:val="24"/>
          <w:szCs w:val="24"/>
        </w:rPr>
        <w:t xml:space="preserve"> in predicting the suitable habitat of finger millet</w:t>
      </w:r>
      <w:r w:rsidR="0046132B">
        <w:rPr>
          <w:rFonts w:ascii="Times New Roman" w:hAnsi="Times New Roman" w:cs="Times New Roman"/>
          <w:sz w:val="24"/>
          <w:szCs w:val="24"/>
        </w:rPr>
        <w:t xml:space="preserve"> (Figure 2)</w:t>
      </w:r>
      <w:r w:rsidR="00B57D27">
        <w:rPr>
          <w:rFonts w:ascii="Times New Roman" w:hAnsi="Times New Roman" w:cs="Times New Roman"/>
          <w:sz w:val="24"/>
          <w:szCs w:val="24"/>
        </w:rPr>
        <w:t xml:space="preserve">. </w:t>
      </w:r>
      <w:r w:rsidR="006C309E">
        <w:rPr>
          <w:rFonts w:ascii="Times New Roman" w:hAnsi="Times New Roman" w:cs="Times New Roman"/>
          <w:sz w:val="24"/>
          <w:szCs w:val="24"/>
        </w:rPr>
        <w:t>Altitude (</w:t>
      </w:r>
      <w:proofErr w:type="spellStart"/>
      <w:r w:rsidR="006C309E">
        <w:rPr>
          <w:rFonts w:ascii="Times New Roman" w:hAnsi="Times New Roman" w:cs="Times New Roman"/>
          <w:sz w:val="24"/>
          <w:szCs w:val="24"/>
        </w:rPr>
        <w:t>nalt</w:t>
      </w:r>
      <w:proofErr w:type="spellEnd"/>
      <w:r w:rsidR="005B4195" w:rsidRPr="00B57D27">
        <w:rPr>
          <w:rFonts w:ascii="Times New Roman" w:hAnsi="Times New Roman" w:cs="Times New Roman"/>
          <w:sz w:val="24"/>
          <w:szCs w:val="24"/>
        </w:rPr>
        <w:t>) had the highest contribution</w:t>
      </w:r>
      <w:r w:rsidR="00060022">
        <w:rPr>
          <w:rFonts w:ascii="Times New Roman" w:hAnsi="Times New Roman" w:cs="Times New Roman"/>
          <w:sz w:val="24"/>
          <w:szCs w:val="24"/>
        </w:rPr>
        <w:t xml:space="preserve"> </w:t>
      </w:r>
      <w:r w:rsidR="005B4195" w:rsidRPr="00B57D27">
        <w:rPr>
          <w:rFonts w:ascii="Times New Roman" w:hAnsi="Times New Roman" w:cs="Times New Roman"/>
          <w:sz w:val="24"/>
          <w:szCs w:val="24"/>
        </w:rPr>
        <w:t>(</w:t>
      </w:r>
      <w:r w:rsidR="006C309E">
        <w:rPr>
          <w:rFonts w:ascii="Times New Roman" w:hAnsi="Times New Roman" w:cs="Times New Roman"/>
          <w:sz w:val="24"/>
          <w:szCs w:val="24"/>
        </w:rPr>
        <w:t>33.8</w:t>
      </w:r>
      <w:r w:rsidR="005B4195" w:rsidRPr="00B57D27">
        <w:rPr>
          <w:rFonts w:ascii="Times New Roman" w:hAnsi="Times New Roman" w:cs="Times New Roman"/>
          <w:sz w:val="24"/>
          <w:szCs w:val="24"/>
        </w:rPr>
        <w:t xml:space="preserve">%) followed by </w:t>
      </w:r>
      <w:r w:rsidR="006C309E">
        <w:rPr>
          <w:rFonts w:ascii="Times New Roman" w:hAnsi="Times New Roman" w:cs="Times New Roman"/>
          <w:sz w:val="24"/>
          <w:szCs w:val="24"/>
        </w:rPr>
        <w:t>annual rainfall</w:t>
      </w:r>
      <w:r w:rsidR="003A7D87">
        <w:rPr>
          <w:rFonts w:ascii="Times New Roman" w:hAnsi="Times New Roman" w:cs="Times New Roman"/>
          <w:sz w:val="24"/>
          <w:szCs w:val="24"/>
        </w:rPr>
        <w:t xml:space="preserve"> (nb</w:t>
      </w:r>
      <w:r w:rsidR="00F0091B">
        <w:rPr>
          <w:rFonts w:ascii="Times New Roman" w:hAnsi="Times New Roman" w:cs="Times New Roman"/>
          <w:sz w:val="24"/>
          <w:szCs w:val="24"/>
        </w:rPr>
        <w:t>io</w:t>
      </w:r>
      <w:r w:rsidR="006C309E">
        <w:rPr>
          <w:rFonts w:ascii="Times New Roman" w:hAnsi="Times New Roman" w:cs="Times New Roman"/>
          <w:sz w:val="24"/>
          <w:szCs w:val="24"/>
        </w:rPr>
        <w:t>12) with 32.4</w:t>
      </w:r>
      <w:r w:rsidR="004045FF">
        <w:rPr>
          <w:rFonts w:ascii="Times New Roman" w:hAnsi="Times New Roman" w:cs="Times New Roman"/>
          <w:sz w:val="24"/>
          <w:szCs w:val="24"/>
        </w:rPr>
        <w:t>% contribution</w:t>
      </w:r>
      <w:r w:rsidR="005B4195" w:rsidRPr="00B57D27">
        <w:rPr>
          <w:rFonts w:ascii="Times New Roman" w:hAnsi="Times New Roman" w:cs="Times New Roman"/>
          <w:sz w:val="24"/>
          <w:szCs w:val="24"/>
        </w:rPr>
        <w:t xml:space="preserve"> to t</w:t>
      </w:r>
      <w:r w:rsidR="003A7D87">
        <w:rPr>
          <w:rFonts w:ascii="Times New Roman" w:hAnsi="Times New Roman" w:cs="Times New Roman"/>
          <w:sz w:val="24"/>
          <w:szCs w:val="24"/>
        </w:rPr>
        <w:t xml:space="preserve">he model. </w:t>
      </w:r>
      <w:r w:rsidR="006C309E">
        <w:rPr>
          <w:rFonts w:ascii="Times New Roman" w:hAnsi="Times New Roman" w:cs="Times New Roman"/>
          <w:sz w:val="24"/>
          <w:szCs w:val="24"/>
        </w:rPr>
        <w:t xml:space="preserve">The mean temperature of driest </w:t>
      </w:r>
      <w:proofErr w:type="spellStart"/>
      <w:r w:rsidR="006C309E">
        <w:rPr>
          <w:rFonts w:ascii="Times New Roman" w:hAnsi="Times New Roman" w:cs="Times New Roman"/>
          <w:sz w:val="24"/>
          <w:szCs w:val="24"/>
        </w:rPr>
        <w:t>qua</w:t>
      </w:r>
      <w:r w:rsidR="0046132B">
        <w:rPr>
          <w:rFonts w:ascii="Times New Roman" w:hAnsi="Times New Roman" w:cs="Times New Roman"/>
          <w:sz w:val="24"/>
          <w:szCs w:val="24"/>
        </w:rPr>
        <w:t>ter</w:t>
      </w:r>
      <w:proofErr w:type="spellEnd"/>
      <w:r w:rsidR="0046132B">
        <w:rPr>
          <w:rFonts w:ascii="Times New Roman" w:hAnsi="Times New Roman" w:cs="Times New Roman"/>
          <w:sz w:val="24"/>
          <w:szCs w:val="24"/>
        </w:rPr>
        <w:t xml:space="preserve"> (nbio9), aspect (</w:t>
      </w:r>
      <w:proofErr w:type="spellStart"/>
      <w:r w:rsidR="0046132B">
        <w:rPr>
          <w:rFonts w:ascii="Times New Roman" w:hAnsi="Times New Roman" w:cs="Times New Roman"/>
          <w:sz w:val="24"/>
          <w:szCs w:val="24"/>
        </w:rPr>
        <w:t>naspect</w:t>
      </w:r>
      <w:proofErr w:type="spellEnd"/>
      <w:r w:rsidR="0046132B">
        <w:rPr>
          <w:rFonts w:ascii="Times New Roman" w:hAnsi="Times New Roman" w:cs="Times New Roman"/>
          <w:sz w:val="24"/>
          <w:szCs w:val="24"/>
        </w:rPr>
        <w:t>), m</w:t>
      </w:r>
      <w:r w:rsidR="006C309E">
        <w:rPr>
          <w:rFonts w:ascii="Times New Roman" w:hAnsi="Times New Roman" w:cs="Times New Roman"/>
          <w:sz w:val="24"/>
          <w:szCs w:val="24"/>
        </w:rPr>
        <w:t>ean diurnal range(nbio2), and temperature seasonality(nbio4)</w:t>
      </w:r>
      <w:r w:rsidR="005B4195" w:rsidRPr="00B57D27">
        <w:rPr>
          <w:rFonts w:ascii="Times New Roman" w:hAnsi="Times New Roman" w:cs="Times New Roman"/>
          <w:sz w:val="24"/>
          <w:szCs w:val="24"/>
        </w:rPr>
        <w:t xml:space="preserve"> </w:t>
      </w:r>
      <w:r w:rsidR="005A633D" w:rsidRPr="00B57D27">
        <w:rPr>
          <w:rFonts w:ascii="Times New Roman" w:hAnsi="Times New Roman" w:cs="Times New Roman"/>
          <w:sz w:val="24"/>
          <w:szCs w:val="24"/>
        </w:rPr>
        <w:t xml:space="preserve">variables showed </w:t>
      </w:r>
      <w:r w:rsidR="003A7D87">
        <w:rPr>
          <w:rFonts w:ascii="Times New Roman" w:hAnsi="Times New Roman" w:cs="Times New Roman"/>
          <w:sz w:val="24"/>
          <w:szCs w:val="24"/>
        </w:rPr>
        <w:t>least</w:t>
      </w:r>
      <w:r w:rsidR="005A633D" w:rsidRPr="00B57D27">
        <w:rPr>
          <w:rFonts w:ascii="Times New Roman" w:hAnsi="Times New Roman" w:cs="Times New Roman"/>
          <w:sz w:val="24"/>
          <w:szCs w:val="24"/>
        </w:rPr>
        <w:t xml:space="preserve"> contribution</w:t>
      </w:r>
      <w:r w:rsidR="003A7D87">
        <w:rPr>
          <w:rFonts w:ascii="Times New Roman" w:hAnsi="Times New Roman" w:cs="Times New Roman"/>
          <w:sz w:val="24"/>
          <w:szCs w:val="24"/>
        </w:rPr>
        <w:t>s</w:t>
      </w:r>
      <w:r w:rsidR="006C309E">
        <w:rPr>
          <w:rFonts w:ascii="Times New Roman" w:hAnsi="Times New Roman" w:cs="Times New Roman"/>
          <w:sz w:val="24"/>
          <w:szCs w:val="24"/>
        </w:rPr>
        <w:t xml:space="preserve"> but he </w:t>
      </w:r>
      <w:proofErr w:type="spellStart"/>
      <w:r w:rsidR="006C309E">
        <w:rPr>
          <w:rFonts w:ascii="Times New Roman" w:hAnsi="Times New Roman" w:cs="Times New Roman"/>
          <w:sz w:val="24"/>
          <w:szCs w:val="24"/>
        </w:rPr>
        <w:t>isothermality</w:t>
      </w:r>
      <w:proofErr w:type="spellEnd"/>
      <w:r w:rsidR="006C309E">
        <w:rPr>
          <w:rFonts w:ascii="Times New Roman" w:hAnsi="Times New Roman" w:cs="Times New Roman"/>
          <w:sz w:val="24"/>
          <w:szCs w:val="24"/>
        </w:rPr>
        <w:t xml:space="preserve"> (nbio</w:t>
      </w:r>
      <w:r w:rsidR="006C309E" w:rsidRPr="00B57D27">
        <w:rPr>
          <w:rFonts w:ascii="Times New Roman" w:hAnsi="Times New Roman" w:cs="Times New Roman"/>
          <w:sz w:val="24"/>
          <w:szCs w:val="24"/>
        </w:rPr>
        <w:t>3)</w:t>
      </w:r>
      <w:r w:rsidR="006C309E">
        <w:rPr>
          <w:rFonts w:ascii="Times New Roman" w:hAnsi="Times New Roman" w:cs="Times New Roman"/>
          <w:sz w:val="24"/>
          <w:szCs w:val="24"/>
        </w:rPr>
        <w:t xml:space="preserve"> showed no contribution. </w:t>
      </w:r>
      <w:r w:rsidR="003A7D87">
        <w:rPr>
          <w:rFonts w:ascii="Times New Roman" w:hAnsi="Times New Roman" w:cs="Times New Roman"/>
          <w:sz w:val="24"/>
          <w:szCs w:val="24"/>
        </w:rPr>
        <w:t xml:space="preserve"> </w:t>
      </w:r>
      <w:r w:rsidR="00EC02FB">
        <w:rPr>
          <w:rFonts w:ascii="Times New Roman" w:hAnsi="Times New Roman" w:cs="Times New Roman"/>
          <w:sz w:val="24"/>
          <w:szCs w:val="24"/>
        </w:rPr>
        <w:t>(F</w:t>
      </w:r>
      <w:r w:rsidR="003A7D87">
        <w:rPr>
          <w:rFonts w:ascii="Times New Roman" w:hAnsi="Times New Roman" w:cs="Times New Roman"/>
          <w:sz w:val="24"/>
          <w:szCs w:val="24"/>
        </w:rPr>
        <w:t>igure</w:t>
      </w:r>
      <w:r w:rsidR="0046132B">
        <w:rPr>
          <w:rFonts w:ascii="Times New Roman" w:hAnsi="Times New Roman" w:cs="Times New Roman"/>
          <w:sz w:val="24"/>
          <w:szCs w:val="24"/>
        </w:rPr>
        <w:t xml:space="preserve"> </w:t>
      </w:r>
      <w:r w:rsidR="003A7D87">
        <w:rPr>
          <w:rFonts w:ascii="Times New Roman" w:hAnsi="Times New Roman" w:cs="Times New Roman"/>
          <w:sz w:val="24"/>
          <w:szCs w:val="24"/>
        </w:rPr>
        <w:t>2</w:t>
      </w:r>
      <w:r w:rsidR="00EC02FB">
        <w:rPr>
          <w:rFonts w:ascii="Times New Roman" w:hAnsi="Times New Roman" w:cs="Times New Roman"/>
          <w:sz w:val="24"/>
          <w:szCs w:val="24"/>
        </w:rPr>
        <w:t>)</w:t>
      </w:r>
      <w:r w:rsidR="005A633D" w:rsidRPr="00B57D27">
        <w:rPr>
          <w:rFonts w:ascii="Times New Roman" w:hAnsi="Times New Roman" w:cs="Times New Roman"/>
          <w:sz w:val="24"/>
          <w:szCs w:val="24"/>
        </w:rPr>
        <w:t>.</w:t>
      </w:r>
    </w:p>
    <w:tbl>
      <w:tblPr>
        <w:tblStyle w:val="TableGrid"/>
        <w:tblW w:w="5000" w:type="pct"/>
        <w:tblLook w:val="04A0" w:firstRow="1" w:lastRow="0" w:firstColumn="1" w:lastColumn="0" w:noHBand="0" w:noVBand="1"/>
      </w:tblPr>
      <w:tblGrid>
        <w:gridCol w:w="6876"/>
        <w:gridCol w:w="3150"/>
      </w:tblGrid>
      <w:tr w:rsidR="001F798D" w14:paraId="65B0E6CD" w14:textId="77777777" w:rsidTr="00A41AEF">
        <w:tc>
          <w:tcPr>
            <w:tcW w:w="3429" w:type="pct"/>
          </w:tcPr>
          <w:p w14:paraId="392A9F70" w14:textId="77777777" w:rsidR="001F798D" w:rsidRDefault="001F798D" w:rsidP="00B57D27">
            <w:pPr>
              <w:autoSpaceDE w:val="0"/>
              <w:autoSpaceDN w:val="0"/>
              <w:adjustRightInd w:val="0"/>
              <w:spacing w:after="0" w:line="360" w:lineRule="auto"/>
              <w:jc w:val="both"/>
              <w:rPr>
                <w:rFonts w:ascii="Times New Roman" w:hAnsi="Times New Roman" w:cs="Times New Roman"/>
                <w:sz w:val="24"/>
                <w:szCs w:val="24"/>
              </w:rPr>
            </w:pPr>
            <w:r w:rsidRPr="001F798D">
              <w:rPr>
                <w:rFonts w:ascii="Times New Roman" w:hAnsi="Times New Roman" w:cs="Times New Roman"/>
                <w:noProof/>
                <w:sz w:val="24"/>
                <w:szCs w:val="24"/>
              </w:rPr>
              <w:lastRenderedPageBreak/>
              <w:drawing>
                <wp:inline distT="0" distB="0" distL="0" distR="0" wp14:anchorId="51CA2EA5" wp14:editId="546C48E1">
                  <wp:extent cx="4105275" cy="2209110"/>
                  <wp:effectExtent l="19050" t="0" r="9525" b="0"/>
                  <wp:docPr id="1" name="Picture 3" descr="H:\DRL_hard\Finaloutput\fingermillet\current\plots\Finger_millet_9_jackn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RL_hard\Finaloutput\fingermillet\current\plots\Finger_millet_9_jacknife.png"/>
                          <pic:cNvPicPr>
                            <a:picLocks noChangeAspect="1" noChangeArrowheads="1"/>
                          </pic:cNvPicPr>
                        </pic:nvPicPr>
                        <pic:blipFill>
                          <a:blip r:embed="rId13"/>
                          <a:srcRect/>
                          <a:stretch>
                            <a:fillRect/>
                          </a:stretch>
                        </pic:blipFill>
                        <pic:spPr bwMode="auto">
                          <a:xfrm>
                            <a:off x="0" y="0"/>
                            <a:ext cx="4104563" cy="2208727"/>
                          </a:xfrm>
                          <a:prstGeom prst="rect">
                            <a:avLst/>
                          </a:prstGeom>
                          <a:noFill/>
                          <a:ln w="9525">
                            <a:noFill/>
                            <a:miter lim="800000"/>
                            <a:headEnd/>
                            <a:tailEnd/>
                          </a:ln>
                        </pic:spPr>
                      </pic:pic>
                    </a:graphicData>
                  </a:graphic>
                </wp:inline>
              </w:drawing>
            </w:r>
          </w:p>
        </w:tc>
        <w:tc>
          <w:tcPr>
            <w:tcW w:w="1571" w:type="pct"/>
          </w:tcPr>
          <w:tbl>
            <w:tblPr>
              <w:tblW w:w="277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0"/>
              <w:gridCol w:w="1926"/>
            </w:tblGrid>
            <w:tr w:rsidR="001F798D" w:rsidRPr="001F798D" w14:paraId="4C4275DE"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333360BB" w14:textId="77777777" w:rsidR="001F798D" w:rsidRPr="001F798D" w:rsidRDefault="001F798D" w:rsidP="00A41AEF">
                  <w:pPr>
                    <w:spacing w:after="0" w:line="240" w:lineRule="auto"/>
                    <w:jc w:val="center"/>
                    <w:rPr>
                      <w:rFonts w:ascii="Times New Roman" w:eastAsia="Times New Roman" w:hAnsi="Times New Roman" w:cs="Times New Roman"/>
                      <w:b/>
                      <w:bCs/>
                      <w:sz w:val="20"/>
                      <w:szCs w:val="24"/>
                    </w:rPr>
                  </w:pPr>
                  <w:r w:rsidRPr="001F798D">
                    <w:rPr>
                      <w:rFonts w:ascii="Times New Roman" w:eastAsia="Times New Roman" w:hAnsi="Times New Roman" w:cs="Times New Roman"/>
                      <w:b/>
                      <w:bCs/>
                      <w:sz w:val="20"/>
                      <w:szCs w:val="24"/>
                    </w:rPr>
                    <w:t>Variable</w:t>
                  </w:r>
                </w:p>
              </w:tc>
              <w:tc>
                <w:tcPr>
                  <w:tcW w:w="1881" w:type="dxa"/>
                  <w:tcBorders>
                    <w:top w:val="outset" w:sz="6" w:space="0" w:color="auto"/>
                    <w:left w:val="outset" w:sz="6" w:space="0" w:color="auto"/>
                    <w:bottom w:val="outset" w:sz="6" w:space="0" w:color="auto"/>
                    <w:right w:val="outset" w:sz="6" w:space="0" w:color="auto"/>
                  </w:tcBorders>
                  <w:vAlign w:val="center"/>
                  <w:hideMark/>
                </w:tcPr>
                <w:p w14:paraId="5512C5FE" w14:textId="77777777" w:rsidR="001F798D" w:rsidRPr="001F798D" w:rsidRDefault="00A41AEF" w:rsidP="00A41AEF">
                  <w:pPr>
                    <w:spacing w:after="0" w:line="240" w:lineRule="auto"/>
                    <w:jc w:val="center"/>
                    <w:rPr>
                      <w:rFonts w:ascii="Times New Roman" w:eastAsia="Times New Roman" w:hAnsi="Times New Roman" w:cs="Times New Roman"/>
                      <w:b/>
                      <w:bCs/>
                      <w:sz w:val="20"/>
                      <w:szCs w:val="24"/>
                    </w:rPr>
                  </w:pPr>
                  <w:r>
                    <w:rPr>
                      <w:rFonts w:ascii="Times New Roman" w:eastAsia="Times New Roman" w:hAnsi="Times New Roman" w:cs="Times New Roman"/>
                      <w:b/>
                      <w:bCs/>
                      <w:sz w:val="20"/>
                      <w:szCs w:val="24"/>
                    </w:rPr>
                    <w:t>% C</w:t>
                  </w:r>
                  <w:r w:rsidR="001F798D" w:rsidRPr="001F798D">
                    <w:rPr>
                      <w:rFonts w:ascii="Times New Roman" w:eastAsia="Times New Roman" w:hAnsi="Times New Roman" w:cs="Times New Roman"/>
                      <w:b/>
                      <w:bCs/>
                      <w:sz w:val="20"/>
                      <w:szCs w:val="24"/>
                    </w:rPr>
                    <w:t>ontribution</w:t>
                  </w:r>
                </w:p>
              </w:tc>
            </w:tr>
            <w:tr w:rsidR="001F798D" w:rsidRPr="001F798D" w14:paraId="31B15CF9"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2CB0A243"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proofErr w:type="spellStart"/>
                  <w:r w:rsidRPr="001F798D">
                    <w:rPr>
                      <w:rFonts w:ascii="Times New Roman" w:eastAsia="Times New Roman" w:hAnsi="Times New Roman" w:cs="Times New Roman"/>
                      <w:sz w:val="20"/>
                      <w:szCs w:val="24"/>
                    </w:rPr>
                    <w:t>nalt</w:t>
                  </w:r>
                  <w:proofErr w:type="spellEnd"/>
                </w:p>
              </w:tc>
              <w:tc>
                <w:tcPr>
                  <w:tcW w:w="1881" w:type="dxa"/>
                  <w:tcBorders>
                    <w:top w:val="outset" w:sz="6" w:space="0" w:color="auto"/>
                    <w:left w:val="outset" w:sz="6" w:space="0" w:color="auto"/>
                    <w:bottom w:val="outset" w:sz="6" w:space="0" w:color="auto"/>
                    <w:right w:val="outset" w:sz="6" w:space="0" w:color="auto"/>
                  </w:tcBorders>
                  <w:vAlign w:val="center"/>
                  <w:hideMark/>
                </w:tcPr>
                <w:p w14:paraId="0F4DAB4D"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33.8</w:t>
                  </w:r>
                </w:p>
              </w:tc>
            </w:tr>
            <w:tr w:rsidR="001F798D" w:rsidRPr="001F798D" w14:paraId="0CBD1345"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7C48988A"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nbio12</w:t>
                  </w:r>
                </w:p>
              </w:tc>
              <w:tc>
                <w:tcPr>
                  <w:tcW w:w="1881" w:type="dxa"/>
                  <w:tcBorders>
                    <w:top w:val="outset" w:sz="6" w:space="0" w:color="auto"/>
                    <w:left w:val="outset" w:sz="6" w:space="0" w:color="auto"/>
                    <w:bottom w:val="outset" w:sz="6" w:space="0" w:color="auto"/>
                    <w:right w:val="outset" w:sz="6" w:space="0" w:color="auto"/>
                  </w:tcBorders>
                  <w:vAlign w:val="center"/>
                  <w:hideMark/>
                </w:tcPr>
                <w:p w14:paraId="0810EF68"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32.4</w:t>
                  </w:r>
                </w:p>
              </w:tc>
            </w:tr>
            <w:tr w:rsidR="001F798D" w:rsidRPr="001F798D" w14:paraId="2A92C08F" w14:textId="77777777" w:rsidTr="00A41AEF">
              <w:trPr>
                <w:trHeight w:val="243"/>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4C98F12B"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proofErr w:type="spellStart"/>
                  <w:r w:rsidRPr="001F798D">
                    <w:rPr>
                      <w:rFonts w:ascii="Times New Roman" w:eastAsia="Times New Roman" w:hAnsi="Times New Roman" w:cs="Times New Roman"/>
                      <w:sz w:val="20"/>
                      <w:szCs w:val="24"/>
                    </w:rPr>
                    <w:t>nslope</w:t>
                  </w:r>
                  <w:proofErr w:type="spellEnd"/>
                </w:p>
              </w:tc>
              <w:tc>
                <w:tcPr>
                  <w:tcW w:w="1881" w:type="dxa"/>
                  <w:tcBorders>
                    <w:top w:val="outset" w:sz="6" w:space="0" w:color="auto"/>
                    <w:left w:val="outset" w:sz="6" w:space="0" w:color="auto"/>
                    <w:bottom w:val="outset" w:sz="6" w:space="0" w:color="auto"/>
                    <w:right w:val="outset" w:sz="6" w:space="0" w:color="auto"/>
                  </w:tcBorders>
                  <w:vAlign w:val="center"/>
                  <w:hideMark/>
                </w:tcPr>
                <w:p w14:paraId="2268D3D1"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14.3</w:t>
                  </w:r>
                </w:p>
              </w:tc>
            </w:tr>
            <w:tr w:rsidR="001F798D" w:rsidRPr="001F798D" w14:paraId="25D05828"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5AF1FA4D"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proofErr w:type="spellStart"/>
                  <w:r w:rsidRPr="001F798D">
                    <w:rPr>
                      <w:rFonts w:ascii="Times New Roman" w:eastAsia="Times New Roman" w:hAnsi="Times New Roman" w:cs="Times New Roman"/>
                      <w:sz w:val="20"/>
                      <w:szCs w:val="24"/>
                    </w:rPr>
                    <w:t>nsotar</w:t>
                  </w:r>
                  <w:proofErr w:type="spellEnd"/>
                </w:p>
              </w:tc>
              <w:tc>
                <w:tcPr>
                  <w:tcW w:w="1881" w:type="dxa"/>
                  <w:tcBorders>
                    <w:top w:val="outset" w:sz="6" w:space="0" w:color="auto"/>
                    <w:left w:val="outset" w:sz="6" w:space="0" w:color="auto"/>
                    <w:bottom w:val="outset" w:sz="6" w:space="0" w:color="auto"/>
                    <w:right w:val="outset" w:sz="6" w:space="0" w:color="auto"/>
                  </w:tcBorders>
                  <w:vAlign w:val="center"/>
                  <w:hideMark/>
                </w:tcPr>
                <w:p w14:paraId="101C3956"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12.4</w:t>
                  </w:r>
                </w:p>
              </w:tc>
            </w:tr>
            <w:tr w:rsidR="001F798D" w:rsidRPr="001F798D" w14:paraId="7A8A77DA"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44D2CE0C"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proofErr w:type="spellStart"/>
                  <w:r w:rsidRPr="001F798D">
                    <w:rPr>
                      <w:rFonts w:ascii="Times New Roman" w:eastAsia="Times New Roman" w:hAnsi="Times New Roman" w:cs="Times New Roman"/>
                      <w:sz w:val="20"/>
                      <w:szCs w:val="24"/>
                    </w:rPr>
                    <w:t>naspect</w:t>
                  </w:r>
                  <w:proofErr w:type="spellEnd"/>
                </w:p>
              </w:tc>
              <w:tc>
                <w:tcPr>
                  <w:tcW w:w="1881" w:type="dxa"/>
                  <w:tcBorders>
                    <w:top w:val="outset" w:sz="6" w:space="0" w:color="auto"/>
                    <w:left w:val="outset" w:sz="6" w:space="0" w:color="auto"/>
                    <w:bottom w:val="outset" w:sz="6" w:space="0" w:color="auto"/>
                    <w:right w:val="outset" w:sz="6" w:space="0" w:color="auto"/>
                  </w:tcBorders>
                  <w:vAlign w:val="center"/>
                  <w:hideMark/>
                </w:tcPr>
                <w:p w14:paraId="66378231"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2.7</w:t>
                  </w:r>
                </w:p>
              </w:tc>
            </w:tr>
            <w:tr w:rsidR="001F798D" w:rsidRPr="001F798D" w14:paraId="60BF66B9"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2D24CF2C"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nbio19</w:t>
                  </w:r>
                </w:p>
              </w:tc>
              <w:tc>
                <w:tcPr>
                  <w:tcW w:w="1881" w:type="dxa"/>
                  <w:tcBorders>
                    <w:top w:val="outset" w:sz="6" w:space="0" w:color="auto"/>
                    <w:left w:val="outset" w:sz="6" w:space="0" w:color="auto"/>
                    <w:bottom w:val="outset" w:sz="6" w:space="0" w:color="auto"/>
                    <w:right w:val="outset" w:sz="6" w:space="0" w:color="auto"/>
                  </w:tcBorders>
                  <w:vAlign w:val="center"/>
                  <w:hideMark/>
                </w:tcPr>
                <w:p w14:paraId="782C90E4"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2.2</w:t>
                  </w:r>
                </w:p>
              </w:tc>
            </w:tr>
            <w:tr w:rsidR="001F798D" w:rsidRPr="001F798D" w14:paraId="1BD7FBCF"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29D4B6A1"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nbio2</w:t>
                  </w:r>
                </w:p>
              </w:tc>
              <w:tc>
                <w:tcPr>
                  <w:tcW w:w="1881" w:type="dxa"/>
                  <w:tcBorders>
                    <w:top w:val="outset" w:sz="6" w:space="0" w:color="auto"/>
                    <w:left w:val="outset" w:sz="6" w:space="0" w:color="auto"/>
                    <w:bottom w:val="outset" w:sz="6" w:space="0" w:color="auto"/>
                    <w:right w:val="outset" w:sz="6" w:space="0" w:color="auto"/>
                  </w:tcBorders>
                  <w:vAlign w:val="center"/>
                  <w:hideMark/>
                </w:tcPr>
                <w:p w14:paraId="606EF5C9"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1.7</w:t>
                  </w:r>
                </w:p>
              </w:tc>
            </w:tr>
            <w:tr w:rsidR="001F798D" w:rsidRPr="001F798D" w14:paraId="32AD222C"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47E3FB3B"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nbio9</w:t>
                  </w:r>
                </w:p>
              </w:tc>
              <w:tc>
                <w:tcPr>
                  <w:tcW w:w="1881" w:type="dxa"/>
                  <w:tcBorders>
                    <w:top w:val="outset" w:sz="6" w:space="0" w:color="auto"/>
                    <w:left w:val="outset" w:sz="6" w:space="0" w:color="auto"/>
                    <w:bottom w:val="outset" w:sz="6" w:space="0" w:color="auto"/>
                    <w:right w:val="outset" w:sz="6" w:space="0" w:color="auto"/>
                  </w:tcBorders>
                  <w:vAlign w:val="center"/>
                  <w:hideMark/>
                </w:tcPr>
                <w:p w14:paraId="1029E7C5"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0.2</w:t>
                  </w:r>
                </w:p>
              </w:tc>
            </w:tr>
            <w:tr w:rsidR="001F798D" w:rsidRPr="001F798D" w14:paraId="7E54B2BE"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3704AEE7"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nbio4</w:t>
                  </w:r>
                </w:p>
              </w:tc>
              <w:tc>
                <w:tcPr>
                  <w:tcW w:w="1881" w:type="dxa"/>
                  <w:tcBorders>
                    <w:top w:val="outset" w:sz="6" w:space="0" w:color="auto"/>
                    <w:left w:val="outset" w:sz="6" w:space="0" w:color="auto"/>
                    <w:bottom w:val="outset" w:sz="6" w:space="0" w:color="auto"/>
                    <w:right w:val="outset" w:sz="6" w:space="0" w:color="auto"/>
                  </w:tcBorders>
                  <w:vAlign w:val="center"/>
                  <w:hideMark/>
                </w:tcPr>
                <w:p w14:paraId="49B6A13E"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0.2</w:t>
                  </w:r>
                </w:p>
              </w:tc>
            </w:tr>
            <w:tr w:rsidR="001F798D" w:rsidRPr="001F798D" w14:paraId="44BA7933"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125A2075" w14:textId="77777777" w:rsidR="001F798D" w:rsidRPr="001F798D" w:rsidRDefault="001F798D" w:rsidP="001F798D">
                  <w:pPr>
                    <w:spacing w:after="0" w:line="240" w:lineRule="exact"/>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nbio3</w:t>
                  </w:r>
                </w:p>
              </w:tc>
              <w:tc>
                <w:tcPr>
                  <w:tcW w:w="1881" w:type="dxa"/>
                  <w:tcBorders>
                    <w:top w:val="outset" w:sz="6" w:space="0" w:color="auto"/>
                    <w:left w:val="outset" w:sz="6" w:space="0" w:color="auto"/>
                    <w:bottom w:val="outset" w:sz="6" w:space="0" w:color="auto"/>
                    <w:right w:val="outset" w:sz="6" w:space="0" w:color="auto"/>
                  </w:tcBorders>
                  <w:vAlign w:val="center"/>
                  <w:hideMark/>
                </w:tcPr>
                <w:p w14:paraId="269BDEAE" w14:textId="77777777" w:rsidR="001F798D" w:rsidRPr="001F798D" w:rsidRDefault="001F798D" w:rsidP="001F798D">
                  <w:pPr>
                    <w:spacing w:after="0" w:line="240" w:lineRule="exact"/>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0</w:t>
                  </w:r>
                </w:p>
              </w:tc>
            </w:tr>
          </w:tbl>
          <w:p w14:paraId="40C87803" w14:textId="77777777" w:rsidR="001F798D" w:rsidRDefault="001F798D" w:rsidP="00B57D27">
            <w:pPr>
              <w:autoSpaceDE w:val="0"/>
              <w:autoSpaceDN w:val="0"/>
              <w:adjustRightInd w:val="0"/>
              <w:spacing w:after="0" w:line="360" w:lineRule="auto"/>
              <w:jc w:val="both"/>
              <w:rPr>
                <w:rFonts w:ascii="Times New Roman" w:hAnsi="Times New Roman" w:cs="Times New Roman"/>
                <w:sz w:val="24"/>
                <w:szCs w:val="24"/>
              </w:rPr>
            </w:pPr>
          </w:p>
        </w:tc>
      </w:tr>
      <w:tr w:rsidR="00A41AEF" w:rsidRPr="001F798D" w14:paraId="30197952" w14:textId="77777777" w:rsidTr="00A41AEF">
        <w:tc>
          <w:tcPr>
            <w:tcW w:w="3429" w:type="pct"/>
            <w:hideMark/>
          </w:tcPr>
          <w:p w14:paraId="4E932CE6" w14:textId="77777777" w:rsidR="00A41AEF" w:rsidRPr="001F798D" w:rsidRDefault="00A41AEF" w:rsidP="00B27688">
            <w:pPr>
              <w:spacing w:after="0" w:line="240" w:lineRule="exact"/>
              <w:jc w:val="center"/>
              <w:rPr>
                <w:rFonts w:ascii="Times New Roman" w:eastAsia="Times New Roman" w:hAnsi="Times New Roman" w:cs="Times New Roman"/>
                <w:b/>
                <w:bCs/>
                <w:sz w:val="20"/>
                <w:szCs w:val="24"/>
              </w:rPr>
            </w:pPr>
          </w:p>
        </w:tc>
        <w:tc>
          <w:tcPr>
            <w:tcW w:w="1571" w:type="pct"/>
            <w:hideMark/>
          </w:tcPr>
          <w:p w14:paraId="7F2E5901" w14:textId="77777777" w:rsidR="00A41AEF" w:rsidRPr="001F798D" w:rsidRDefault="00A41AEF" w:rsidP="00B27688">
            <w:pPr>
              <w:spacing w:after="0" w:line="240" w:lineRule="exact"/>
              <w:jc w:val="center"/>
              <w:rPr>
                <w:rFonts w:ascii="Times New Roman" w:eastAsia="Times New Roman" w:hAnsi="Times New Roman" w:cs="Times New Roman"/>
                <w:b/>
                <w:bCs/>
                <w:sz w:val="20"/>
                <w:szCs w:val="24"/>
              </w:rPr>
            </w:pPr>
          </w:p>
        </w:tc>
      </w:tr>
      <w:tr w:rsidR="00A41AEF" w:rsidRPr="001F798D" w14:paraId="5F0DF13D" w14:textId="77777777" w:rsidTr="00A41AEF">
        <w:tc>
          <w:tcPr>
            <w:tcW w:w="3429" w:type="pct"/>
            <w:hideMark/>
          </w:tcPr>
          <w:p w14:paraId="5C4FFF4D"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040215E0"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2D02A7AE" w14:textId="77777777" w:rsidTr="00A41AEF">
        <w:tc>
          <w:tcPr>
            <w:tcW w:w="3429" w:type="pct"/>
            <w:hideMark/>
          </w:tcPr>
          <w:p w14:paraId="34EC9A36"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73E4D66A"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7583B202" w14:textId="77777777" w:rsidTr="00A41AEF">
        <w:tc>
          <w:tcPr>
            <w:tcW w:w="3429" w:type="pct"/>
            <w:hideMark/>
          </w:tcPr>
          <w:p w14:paraId="59E78BC3"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22E9919B"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70C06861" w14:textId="77777777" w:rsidTr="00A41AEF">
        <w:tc>
          <w:tcPr>
            <w:tcW w:w="3429" w:type="pct"/>
            <w:hideMark/>
          </w:tcPr>
          <w:p w14:paraId="5850FA99"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35AAB3CC"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350105A1" w14:textId="77777777" w:rsidTr="00A41AEF">
        <w:tc>
          <w:tcPr>
            <w:tcW w:w="3429" w:type="pct"/>
            <w:hideMark/>
          </w:tcPr>
          <w:p w14:paraId="20715830"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3750E229"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2475B392" w14:textId="77777777" w:rsidTr="00A41AEF">
        <w:tc>
          <w:tcPr>
            <w:tcW w:w="3429" w:type="pct"/>
            <w:hideMark/>
          </w:tcPr>
          <w:p w14:paraId="0341B6F3"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0B144A5E"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7DB0566F" w14:textId="77777777" w:rsidTr="00A41AEF">
        <w:tc>
          <w:tcPr>
            <w:tcW w:w="3429" w:type="pct"/>
            <w:hideMark/>
          </w:tcPr>
          <w:p w14:paraId="5276B415"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2EE7623C"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438CF220" w14:textId="77777777" w:rsidTr="00A41AEF">
        <w:tc>
          <w:tcPr>
            <w:tcW w:w="3429" w:type="pct"/>
            <w:hideMark/>
          </w:tcPr>
          <w:p w14:paraId="70F0DAD4"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6307F69E"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3F9240AB" w14:textId="77777777" w:rsidTr="00A41AEF">
        <w:tc>
          <w:tcPr>
            <w:tcW w:w="3429" w:type="pct"/>
            <w:hideMark/>
          </w:tcPr>
          <w:p w14:paraId="11319097"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3584B7F7"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257915C5" w14:textId="77777777" w:rsidTr="00A41AEF">
        <w:tc>
          <w:tcPr>
            <w:tcW w:w="3429" w:type="pct"/>
            <w:hideMark/>
          </w:tcPr>
          <w:p w14:paraId="68C7B3F7"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504FEE62"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bl>
    <w:p w14:paraId="3144FD2F" w14:textId="77777777" w:rsidR="009362B8" w:rsidRPr="0011111B" w:rsidRDefault="00DE2870" w:rsidP="00A41AEF">
      <w:pPr>
        <w:pStyle w:val="Caption"/>
        <w:spacing w:line="360" w:lineRule="auto"/>
        <w:ind w:left="540" w:hanging="630"/>
        <w:jc w:val="both"/>
        <w:rPr>
          <w:rFonts w:ascii="Times New Roman" w:hAnsi="Times New Roman" w:cs="Times New Roman"/>
          <w:b w:val="0"/>
          <w:color w:val="auto"/>
          <w:sz w:val="22"/>
          <w:szCs w:val="12"/>
        </w:rPr>
      </w:pPr>
      <w:r w:rsidRPr="003A7D87">
        <w:rPr>
          <w:rFonts w:ascii="Times New Roman" w:hAnsi="Times New Roman" w:cs="Times New Roman"/>
          <w:color w:val="auto"/>
          <w:sz w:val="22"/>
        </w:rPr>
        <w:t xml:space="preserve">Figure </w:t>
      </w:r>
      <w:r w:rsidR="000C6720" w:rsidRPr="003A7D87">
        <w:rPr>
          <w:rFonts w:ascii="Times New Roman" w:hAnsi="Times New Roman" w:cs="Times New Roman"/>
          <w:color w:val="auto"/>
          <w:sz w:val="22"/>
        </w:rPr>
        <w:fldChar w:fldCharType="begin"/>
      </w:r>
      <w:r w:rsidRPr="003A7D87">
        <w:rPr>
          <w:rFonts w:ascii="Times New Roman" w:hAnsi="Times New Roman" w:cs="Times New Roman"/>
          <w:color w:val="auto"/>
          <w:sz w:val="22"/>
        </w:rPr>
        <w:instrText xml:space="preserve"> SEQ Figure \* ARABIC </w:instrText>
      </w:r>
      <w:r w:rsidR="000C6720" w:rsidRPr="003A7D87">
        <w:rPr>
          <w:rFonts w:ascii="Times New Roman" w:hAnsi="Times New Roman" w:cs="Times New Roman"/>
          <w:color w:val="auto"/>
          <w:sz w:val="22"/>
        </w:rPr>
        <w:fldChar w:fldCharType="separate"/>
      </w:r>
      <w:r w:rsidR="00E02567">
        <w:rPr>
          <w:rFonts w:ascii="Times New Roman" w:hAnsi="Times New Roman" w:cs="Times New Roman"/>
          <w:noProof/>
          <w:color w:val="auto"/>
          <w:sz w:val="22"/>
        </w:rPr>
        <w:t>2</w:t>
      </w:r>
      <w:r w:rsidR="000C6720" w:rsidRPr="003A7D87">
        <w:rPr>
          <w:rFonts w:ascii="Times New Roman" w:hAnsi="Times New Roman" w:cs="Times New Roman"/>
          <w:color w:val="auto"/>
          <w:sz w:val="22"/>
        </w:rPr>
        <w:fldChar w:fldCharType="end"/>
      </w:r>
      <w:r w:rsidRPr="003A7D87">
        <w:rPr>
          <w:rFonts w:ascii="Times New Roman" w:hAnsi="Times New Roman" w:cs="Times New Roman"/>
          <w:color w:val="auto"/>
          <w:sz w:val="22"/>
        </w:rPr>
        <w:t xml:space="preserve">: </w:t>
      </w:r>
      <w:r w:rsidR="0046132B">
        <w:rPr>
          <w:rFonts w:ascii="Times New Roman" w:hAnsi="Times New Roman" w:cs="Times New Roman"/>
          <w:b w:val="0"/>
          <w:color w:val="auto"/>
          <w:sz w:val="22"/>
        </w:rPr>
        <w:t>The results of the J</w:t>
      </w:r>
      <w:r w:rsidR="006C309E" w:rsidRPr="00CE5024">
        <w:rPr>
          <w:rFonts w:ascii="Times New Roman" w:hAnsi="Times New Roman" w:cs="Times New Roman"/>
          <w:b w:val="0"/>
          <w:color w:val="auto"/>
          <w:sz w:val="22"/>
        </w:rPr>
        <w:t xml:space="preserve">ackknife test of variables’ contribution in modelling </w:t>
      </w:r>
      <w:r w:rsidR="006C309E">
        <w:rPr>
          <w:rFonts w:ascii="Times New Roman" w:hAnsi="Times New Roman" w:cs="Times New Roman"/>
          <w:b w:val="0"/>
          <w:color w:val="auto"/>
          <w:sz w:val="22"/>
        </w:rPr>
        <w:t>finger millet</w:t>
      </w:r>
      <w:r w:rsidR="006C309E" w:rsidRPr="00CE5024">
        <w:rPr>
          <w:rFonts w:ascii="Times New Roman" w:hAnsi="Times New Roman" w:cs="Times New Roman"/>
          <w:b w:val="0"/>
          <w:color w:val="auto"/>
          <w:sz w:val="22"/>
        </w:rPr>
        <w:t xml:space="preserve"> habitat </w:t>
      </w:r>
      <w:r w:rsidR="006C309E">
        <w:rPr>
          <w:rFonts w:ascii="Times New Roman" w:hAnsi="Times New Roman" w:cs="Times New Roman"/>
          <w:b w:val="0"/>
          <w:color w:val="auto"/>
          <w:sz w:val="22"/>
        </w:rPr>
        <w:t>suitability</w:t>
      </w:r>
      <w:r w:rsidR="006C309E" w:rsidRPr="00CE5024">
        <w:rPr>
          <w:rFonts w:ascii="Times New Roman" w:hAnsi="Times New Roman" w:cs="Times New Roman"/>
          <w:b w:val="0"/>
          <w:color w:val="auto"/>
          <w:sz w:val="22"/>
        </w:rPr>
        <w:t>. (The regularized training gain describes how much better</w:t>
      </w:r>
      <w:r w:rsidR="006C309E">
        <w:rPr>
          <w:rFonts w:ascii="Times New Roman" w:hAnsi="Times New Roman" w:cs="Times New Roman"/>
          <w:b w:val="0"/>
          <w:color w:val="auto"/>
          <w:sz w:val="22"/>
        </w:rPr>
        <w:t xml:space="preserve"> </w:t>
      </w:r>
      <w:r w:rsidR="006C309E" w:rsidRPr="00CE5024">
        <w:rPr>
          <w:rFonts w:ascii="Times New Roman" w:hAnsi="Times New Roman" w:cs="Times New Roman"/>
          <w:b w:val="0"/>
          <w:color w:val="auto"/>
          <w:sz w:val="22"/>
        </w:rPr>
        <w:t xml:space="preserve">the </w:t>
      </w:r>
      <w:r w:rsidR="006C309E">
        <w:rPr>
          <w:rFonts w:ascii="Times New Roman" w:hAnsi="Times New Roman" w:cs="Times New Roman"/>
          <w:b w:val="0"/>
          <w:color w:val="auto"/>
          <w:sz w:val="22"/>
        </w:rPr>
        <w:t>Maxent</w:t>
      </w:r>
      <w:r w:rsidR="006C309E" w:rsidRPr="00CE5024">
        <w:rPr>
          <w:rFonts w:ascii="Times New Roman" w:hAnsi="Times New Roman" w:cs="Times New Roman"/>
          <w:b w:val="0"/>
          <w:color w:val="auto"/>
          <w:sz w:val="22"/>
        </w:rPr>
        <w:t xml:space="preserve"> distribution fits the presence data compared to a uniform distribution.</w:t>
      </w:r>
      <w:r w:rsidR="006C309E" w:rsidRPr="00CE5024">
        <w:rPr>
          <w:sz w:val="22"/>
        </w:rPr>
        <w:t xml:space="preserve"> </w:t>
      </w:r>
      <w:r w:rsidR="006C309E" w:rsidRPr="00CE5024">
        <w:rPr>
          <w:rFonts w:ascii="Times New Roman" w:hAnsi="Times New Roman" w:cs="Times New Roman"/>
          <w:b w:val="0"/>
          <w:color w:val="auto"/>
          <w:sz w:val="22"/>
          <w:szCs w:val="12"/>
        </w:rPr>
        <w:t>The dark blue bars indicate that the gain from using each variable in isolation, the light</w:t>
      </w:r>
      <w:r w:rsidR="006C309E">
        <w:rPr>
          <w:rFonts w:ascii="Times New Roman" w:hAnsi="Times New Roman" w:cs="Times New Roman"/>
          <w:b w:val="0"/>
          <w:color w:val="auto"/>
          <w:sz w:val="22"/>
          <w:szCs w:val="12"/>
        </w:rPr>
        <w:t xml:space="preserve"> </w:t>
      </w:r>
      <w:r w:rsidR="006C309E" w:rsidRPr="00CE5024">
        <w:rPr>
          <w:rFonts w:ascii="Times New Roman" w:hAnsi="Times New Roman" w:cs="Times New Roman"/>
          <w:b w:val="0"/>
          <w:color w:val="auto"/>
          <w:sz w:val="22"/>
          <w:szCs w:val="12"/>
        </w:rPr>
        <w:t>blue bars indicate the gain lost by removing the single variable from the full model, and the red bar indicates the gain using all of the variables</w:t>
      </w:r>
      <w:r w:rsidR="006C309E">
        <w:rPr>
          <w:rFonts w:ascii="Times New Roman" w:hAnsi="Times New Roman" w:cs="Times New Roman"/>
          <w:b w:val="0"/>
          <w:color w:val="auto"/>
          <w:sz w:val="22"/>
          <w:szCs w:val="12"/>
        </w:rPr>
        <w:t xml:space="preserve">. The individual variables contribution in percentages is presented in right-side table within the figure. </w:t>
      </w:r>
    </w:p>
    <w:p w14:paraId="3EB1CD04" w14:textId="77777777" w:rsidR="009557D7" w:rsidRPr="0046132B" w:rsidRDefault="009362B8" w:rsidP="0046132B">
      <w:pPr>
        <w:autoSpaceDE w:val="0"/>
        <w:autoSpaceDN w:val="0"/>
        <w:adjustRightInd w:val="0"/>
        <w:spacing w:after="0" w:line="360" w:lineRule="auto"/>
        <w:jc w:val="both"/>
        <w:rPr>
          <w:rFonts w:ascii="Times New Roman" w:hAnsi="Times New Roman" w:cs="Times New Roman"/>
          <w:sz w:val="24"/>
          <w:szCs w:val="20"/>
        </w:rPr>
      </w:pPr>
      <w:r w:rsidRPr="00507BFD">
        <w:rPr>
          <w:rFonts w:ascii="Times New Roman" w:hAnsi="Times New Roman" w:cs="Times New Roman"/>
          <w:sz w:val="24"/>
          <w:szCs w:val="20"/>
        </w:rPr>
        <w:t xml:space="preserve">Overall accuracy was high </w:t>
      </w:r>
      <w:r w:rsidR="00507BFD" w:rsidRPr="00507BFD">
        <w:rPr>
          <w:rFonts w:ascii="Times New Roman" w:hAnsi="Times New Roman" w:cs="Times New Roman"/>
          <w:sz w:val="24"/>
          <w:szCs w:val="20"/>
        </w:rPr>
        <w:t>(&gt;0.80, which refers to 8</w:t>
      </w:r>
      <w:r w:rsidRPr="00507BFD">
        <w:rPr>
          <w:rFonts w:ascii="Times New Roman" w:hAnsi="Times New Roman" w:cs="Times New Roman"/>
          <w:sz w:val="24"/>
          <w:szCs w:val="20"/>
        </w:rPr>
        <w:t>0% accuracy) for predictions under present</w:t>
      </w:r>
      <w:r w:rsidR="0046132B">
        <w:rPr>
          <w:rFonts w:ascii="Times New Roman" w:hAnsi="Times New Roman" w:cs="Times New Roman"/>
          <w:sz w:val="24"/>
          <w:szCs w:val="20"/>
        </w:rPr>
        <w:t xml:space="preserve"> </w:t>
      </w:r>
      <w:r w:rsidRPr="00507BFD">
        <w:rPr>
          <w:rFonts w:ascii="Times New Roman" w:hAnsi="Times New Roman" w:cs="Times New Roman"/>
          <w:sz w:val="24"/>
          <w:szCs w:val="20"/>
        </w:rPr>
        <w:t>and future time periods</w:t>
      </w:r>
      <w:r w:rsidR="00507BFD">
        <w:rPr>
          <w:rFonts w:ascii="Times New Roman" w:hAnsi="Times New Roman" w:cs="Times New Roman"/>
          <w:sz w:val="24"/>
          <w:szCs w:val="20"/>
        </w:rPr>
        <w:t xml:space="preserve"> by AUC.</w:t>
      </w:r>
      <w:r w:rsidR="00507BFD">
        <w:rPr>
          <w:rFonts w:ascii="Times New Roman" w:hAnsi="Times New Roman" w:cs="Times New Roman"/>
          <w:sz w:val="32"/>
          <w:szCs w:val="24"/>
        </w:rPr>
        <w:t xml:space="preserve"> </w:t>
      </w:r>
      <w:r w:rsidR="00FF64CD">
        <w:rPr>
          <w:rFonts w:ascii="Times New Roman" w:hAnsi="Times New Roman" w:cs="Times New Roman"/>
          <w:sz w:val="24"/>
          <w:szCs w:val="24"/>
        </w:rPr>
        <w:t xml:space="preserve">The model </w:t>
      </w:r>
      <w:r w:rsidR="004F38AA">
        <w:rPr>
          <w:rFonts w:ascii="Times New Roman" w:hAnsi="Times New Roman" w:cs="Times New Roman"/>
          <w:sz w:val="24"/>
          <w:szCs w:val="24"/>
        </w:rPr>
        <w:t>performances evaluated by difference statistic score/matrices are</w:t>
      </w:r>
      <w:r w:rsidR="00FF64CD">
        <w:rPr>
          <w:rFonts w:ascii="Times New Roman" w:hAnsi="Times New Roman" w:cs="Times New Roman"/>
          <w:sz w:val="24"/>
          <w:szCs w:val="24"/>
        </w:rPr>
        <w:t xml:space="preserve"> </w:t>
      </w:r>
      <w:proofErr w:type="spellStart"/>
      <w:r w:rsidR="00FF64CD">
        <w:rPr>
          <w:rFonts w:ascii="Times New Roman" w:hAnsi="Times New Roman" w:cs="Times New Roman"/>
          <w:sz w:val="24"/>
          <w:szCs w:val="24"/>
        </w:rPr>
        <w:t>give</w:t>
      </w:r>
      <w:proofErr w:type="spellEnd"/>
      <w:r w:rsidR="00FF64CD">
        <w:rPr>
          <w:rFonts w:ascii="Times New Roman" w:hAnsi="Times New Roman" w:cs="Times New Roman"/>
          <w:sz w:val="24"/>
          <w:szCs w:val="24"/>
        </w:rPr>
        <w:t xml:space="preserve"> in Table</w:t>
      </w:r>
      <w:r w:rsidR="00742CF8">
        <w:rPr>
          <w:rFonts w:ascii="Times New Roman" w:hAnsi="Times New Roman" w:cs="Times New Roman"/>
          <w:sz w:val="24"/>
          <w:szCs w:val="24"/>
        </w:rPr>
        <w:t xml:space="preserve"> </w:t>
      </w:r>
      <w:r w:rsidR="00FF64CD">
        <w:rPr>
          <w:rFonts w:ascii="Times New Roman" w:hAnsi="Times New Roman" w:cs="Times New Roman"/>
          <w:sz w:val="24"/>
          <w:szCs w:val="24"/>
        </w:rPr>
        <w:t>1</w:t>
      </w:r>
      <w:r w:rsidR="00742CF8">
        <w:rPr>
          <w:rFonts w:ascii="Times New Roman" w:hAnsi="Times New Roman" w:cs="Times New Roman"/>
          <w:sz w:val="24"/>
          <w:szCs w:val="24"/>
        </w:rPr>
        <w:t>.</w:t>
      </w:r>
      <w:r w:rsidR="00032E4D" w:rsidRPr="00B57D27">
        <w:rPr>
          <w:rFonts w:ascii="Times New Roman" w:hAnsi="Times New Roman" w:cs="Times New Roman"/>
          <w:sz w:val="24"/>
          <w:szCs w:val="24"/>
        </w:rPr>
        <w:t>The validity of the model for current habitat</w:t>
      </w:r>
      <w:r w:rsidR="004045FF">
        <w:rPr>
          <w:rFonts w:ascii="Times New Roman" w:hAnsi="Times New Roman" w:cs="Times New Roman"/>
          <w:sz w:val="24"/>
          <w:szCs w:val="24"/>
        </w:rPr>
        <w:t xml:space="preserve"> suitability of finger millet was excellent</w:t>
      </w:r>
      <w:r w:rsidR="00032E4D" w:rsidRPr="00B57D27">
        <w:rPr>
          <w:rFonts w:ascii="Times New Roman" w:hAnsi="Times New Roman" w:cs="Times New Roman"/>
          <w:sz w:val="24"/>
          <w:szCs w:val="24"/>
        </w:rPr>
        <w:t xml:space="preserve"> with AUC=0.832</w:t>
      </w:r>
      <w:r w:rsidR="00507BFD">
        <w:rPr>
          <w:rFonts w:ascii="Times New Roman" w:hAnsi="Times New Roman" w:cs="Times New Roman"/>
          <w:sz w:val="24"/>
          <w:szCs w:val="24"/>
        </w:rPr>
        <w:t xml:space="preserve"> </w:t>
      </w:r>
      <w:r w:rsidR="00032E4D" w:rsidRPr="00B57D27">
        <w:rPr>
          <w:rFonts w:ascii="Times New Roman" w:hAnsi="Times New Roman" w:cs="Times New Roman"/>
          <w:sz w:val="24"/>
          <w:szCs w:val="24"/>
        </w:rPr>
        <w:t xml:space="preserve">indicating </w:t>
      </w:r>
      <w:r w:rsidR="004045FF">
        <w:rPr>
          <w:rFonts w:ascii="Times New Roman" w:hAnsi="Times New Roman" w:cs="Times New Roman"/>
          <w:sz w:val="24"/>
          <w:szCs w:val="24"/>
        </w:rPr>
        <w:t>that the variables used in mode</w:t>
      </w:r>
      <w:r w:rsidR="00032E4D" w:rsidRPr="00B57D27">
        <w:rPr>
          <w:rFonts w:ascii="Times New Roman" w:hAnsi="Times New Roman" w:cs="Times New Roman"/>
          <w:sz w:val="24"/>
          <w:szCs w:val="24"/>
        </w:rPr>
        <w:t>ling described well to determine the habitat suitability o</w:t>
      </w:r>
      <w:r w:rsidR="004045FF">
        <w:rPr>
          <w:rFonts w:ascii="Times New Roman" w:hAnsi="Times New Roman" w:cs="Times New Roman"/>
          <w:sz w:val="24"/>
          <w:szCs w:val="24"/>
        </w:rPr>
        <w:t>f finger millet in Nepal.</w:t>
      </w:r>
      <w:r w:rsidR="00C248D3">
        <w:rPr>
          <w:rFonts w:ascii="Times New Roman" w:hAnsi="Times New Roman" w:cs="Times New Roman"/>
          <w:sz w:val="24"/>
          <w:szCs w:val="24"/>
        </w:rPr>
        <w:t xml:space="preserve"> The</w:t>
      </w:r>
      <w:r w:rsidR="00742CF8">
        <w:rPr>
          <w:rFonts w:ascii="Times New Roman" w:hAnsi="Times New Roman" w:cs="Times New Roman"/>
          <w:sz w:val="24"/>
          <w:szCs w:val="24"/>
        </w:rPr>
        <w:t xml:space="preserve"> AUC,</w:t>
      </w:r>
      <w:r w:rsidR="00C248D3">
        <w:rPr>
          <w:rFonts w:ascii="Times New Roman" w:hAnsi="Times New Roman" w:cs="Times New Roman"/>
          <w:sz w:val="24"/>
          <w:szCs w:val="24"/>
        </w:rPr>
        <w:t xml:space="preserve"> prediction accuracy of the model used for analyzing the distribution under present and future time period of finger millet were</w:t>
      </w:r>
      <w:r w:rsidR="00FF64CD">
        <w:rPr>
          <w:rFonts w:ascii="Times New Roman" w:hAnsi="Times New Roman" w:cs="Times New Roman"/>
          <w:sz w:val="24"/>
          <w:szCs w:val="24"/>
        </w:rPr>
        <w:t xml:space="preserve"> ranges from 0.806 to 0.845,</w:t>
      </w:r>
      <w:r>
        <w:rPr>
          <w:rFonts w:ascii="Times New Roman" w:hAnsi="Times New Roman" w:cs="Times New Roman"/>
          <w:sz w:val="24"/>
          <w:szCs w:val="24"/>
        </w:rPr>
        <w:t xml:space="preserve"> </w:t>
      </w:r>
      <w:r w:rsidR="00FF64CD">
        <w:rPr>
          <w:rFonts w:ascii="Times New Roman" w:hAnsi="Times New Roman" w:cs="Times New Roman"/>
          <w:sz w:val="24"/>
          <w:szCs w:val="24"/>
        </w:rPr>
        <w:t>TSS between0.576 and 667, and the Kappa between 0.601 and 631</w:t>
      </w:r>
      <w:r w:rsidR="006A5E1C">
        <w:rPr>
          <w:rFonts w:ascii="Times New Roman" w:hAnsi="Times New Roman" w:cs="Times New Roman"/>
          <w:sz w:val="24"/>
          <w:szCs w:val="24"/>
        </w:rPr>
        <w:t xml:space="preserve">. </w:t>
      </w:r>
    </w:p>
    <w:p w14:paraId="4612DD3B" w14:textId="77777777" w:rsidR="00C248D3" w:rsidRDefault="00C248D3" w:rsidP="00C248D3">
      <w:pPr>
        <w:pStyle w:val="Caption"/>
        <w:keepNext/>
        <w:rPr>
          <w:rFonts w:ascii="Times New Roman" w:hAnsi="Times New Roman" w:cs="Times New Roman"/>
          <w:color w:val="auto"/>
          <w:sz w:val="24"/>
        </w:rPr>
      </w:pPr>
      <w:r w:rsidRPr="00DE2870">
        <w:rPr>
          <w:rFonts w:ascii="Times New Roman" w:hAnsi="Times New Roman" w:cs="Times New Roman"/>
          <w:color w:val="auto"/>
          <w:sz w:val="24"/>
        </w:rPr>
        <w:t xml:space="preserve">Table </w:t>
      </w:r>
      <w:r w:rsidR="000C6720" w:rsidRPr="00DE2870">
        <w:rPr>
          <w:rFonts w:ascii="Times New Roman" w:hAnsi="Times New Roman" w:cs="Times New Roman"/>
          <w:color w:val="auto"/>
          <w:sz w:val="24"/>
        </w:rPr>
        <w:fldChar w:fldCharType="begin"/>
      </w:r>
      <w:r w:rsidRPr="00DE2870">
        <w:rPr>
          <w:rFonts w:ascii="Times New Roman" w:hAnsi="Times New Roman" w:cs="Times New Roman"/>
          <w:color w:val="auto"/>
          <w:sz w:val="24"/>
        </w:rPr>
        <w:instrText xml:space="preserve"> SEQ Table \* ARABIC </w:instrText>
      </w:r>
      <w:r w:rsidR="000C6720" w:rsidRPr="00DE2870">
        <w:rPr>
          <w:rFonts w:ascii="Times New Roman" w:hAnsi="Times New Roman" w:cs="Times New Roman"/>
          <w:color w:val="auto"/>
          <w:sz w:val="24"/>
        </w:rPr>
        <w:fldChar w:fldCharType="separate"/>
      </w:r>
      <w:r w:rsidR="00F250F6">
        <w:rPr>
          <w:rFonts w:ascii="Times New Roman" w:hAnsi="Times New Roman" w:cs="Times New Roman"/>
          <w:noProof/>
          <w:color w:val="auto"/>
          <w:sz w:val="24"/>
        </w:rPr>
        <w:t>1</w:t>
      </w:r>
      <w:r w:rsidR="000C6720" w:rsidRPr="00DE2870">
        <w:rPr>
          <w:rFonts w:ascii="Times New Roman" w:hAnsi="Times New Roman" w:cs="Times New Roman"/>
          <w:color w:val="auto"/>
          <w:sz w:val="24"/>
        </w:rPr>
        <w:fldChar w:fldCharType="end"/>
      </w:r>
      <w:r w:rsidR="00DE2870">
        <w:rPr>
          <w:rFonts w:ascii="Times New Roman" w:hAnsi="Times New Roman" w:cs="Times New Roman"/>
          <w:color w:val="auto"/>
          <w:sz w:val="24"/>
        </w:rPr>
        <w:t>:</w:t>
      </w:r>
      <w:r w:rsidRPr="00DE2870">
        <w:rPr>
          <w:rFonts w:ascii="Times New Roman" w:hAnsi="Times New Roman" w:cs="Times New Roman"/>
          <w:color w:val="auto"/>
          <w:sz w:val="24"/>
        </w:rPr>
        <w:t xml:space="preserve"> Prediction accuracy of habitat suitability in distribution modeling of Finger millet</w:t>
      </w:r>
    </w:p>
    <w:tbl>
      <w:tblPr>
        <w:tblStyle w:val="TableGrid"/>
        <w:tblW w:w="11610" w:type="dxa"/>
        <w:tblInd w:w="-1152" w:type="dxa"/>
        <w:tblLayout w:type="fixed"/>
        <w:tblLook w:val="04A0" w:firstRow="1" w:lastRow="0" w:firstColumn="1" w:lastColumn="0" w:noHBand="0" w:noVBand="1"/>
      </w:tblPr>
      <w:tblGrid>
        <w:gridCol w:w="1170"/>
        <w:gridCol w:w="1080"/>
        <w:gridCol w:w="1260"/>
        <w:gridCol w:w="1080"/>
        <w:gridCol w:w="1080"/>
        <w:gridCol w:w="1170"/>
        <w:gridCol w:w="1260"/>
        <w:gridCol w:w="1170"/>
        <w:gridCol w:w="1080"/>
        <w:gridCol w:w="1260"/>
      </w:tblGrid>
      <w:tr w:rsidR="006A5E1C" w:rsidRPr="000F3F46" w14:paraId="5D5915BA" w14:textId="77777777" w:rsidTr="003B2172">
        <w:trPr>
          <w:trHeight w:val="593"/>
        </w:trPr>
        <w:tc>
          <w:tcPr>
            <w:tcW w:w="1170" w:type="dxa"/>
          </w:tcPr>
          <w:p w14:paraId="5CBE04E9" w14:textId="77777777" w:rsidR="003B2172" w:rsidRPr="000F3F46" w:rsidRDefault="006A5E1C" w:rsidP="000F3F46">
            <w:pPr>
              <w:spacing w:line="240" w:lineRule="exact"/>
              <w:rPr>
                <w:b/>
                <w:sz w:val="20"/>
              </w:rPr>
            </w:pPr>
            <w:r w:rsidRPr="000F3F46">
              <w:rPr>
                <w:b/>
                <w:sz w:val="20"/>
              </w:rPr>
              <w:t>Model Evaluator</w:t>
            </w:r>
          </w:p>
        </w:tc>
        <w:tc>
          <w:tcPr>
            <w:tcW w:w="1080" w:type="dxa"/>
          </w:tcPr>
          <w:p w14:paraId="00CF4EBE" w14:textId="77777777" w:rsidR="006A5E1C" w:rsidRPr="000F3F46" w:rsidRDefault="003B2172" w:rsidP="000F3F46">
            <w:pPr>
              <w:spacing w:line="240" w:lineRule="exact"/>
              <w:rPr>
                <w:b/>
                <w:sz w:val="20"/>
              </w:rPr>
            </w:pPr>
            <w:r w:rsidRPr="000F3F46">
              <w:rPr>
                <w:b/>
                <w:sz w:val="20"/>
              </w:rPr>
              <w:t>C</w:t>
            </w:r>
            <w:r w:rsidR="006A5E1C" w:rsidRPr="000F3F46">
              <w:rPr>
                <w:b/>
                <w:sz w:val="20"/>
              </w:rPr>
              <w:t>urrent</w:t>
            </w:r>
          </w:p>
        </w:tc>
        <w:tc>
          <w:tcPr>
            <w:tcW w:w="1260" w:type="dxa"/>
          </w:tcPr>
          <w:p w14:paraId="2C0C784F" w14:textId="77777777" w:rsidR="006A5E1C" w:rsidRPr="000F3F46" w:rsidRDefault="006A5E1C" w:rsidP="000F3F46">
            <w:pPr>
              <w:spacing w:line="240" w:lineRule="exact"/>
              <w:rPr>
                <w:b/>
                <w:sz w:val="20"/>
              </w:rPr>
            </w:pPr>
            <w:r w:rsidRPr="000F3F46">
              <w:rPr>
                <w:b/>
                <w:sz w:val="20"/>
              </w:rPr>
              <w:t>RCP2.6</w:t>
            </w:r>
            <w:r w:rsidR="003B2172" w:rsidRPr="000F3F46">
              <w:rPr>
                <w:b/>
                <w:sz w:val="20"/>
              </w:rPr>
              <w:t xml:space="preserve">_ </w:t>
            </w:r>
            <w:r w:rsidRPr="000F3F46">
              <w:rPr>
                <w:b/>
                <w:sz w:val="20"/>
              </w:rPr>
              <w:t>2050</w:t>
            </w:r>
          </w:p>
        </w:tc>
        <w:tc>
          <w:tcPr>
            <w:tcW w:w="1080" w:type="dxa"/>
          </w:tcPr>
          <w:p w14:paraId="75704BC2" w14:textId="77777777" w:rsidR="006A5E1C" w:rsidRPr="000F3F46" w:rsidRDefault="006A5E1C" w:rsidP="000F3F46">
            <w:pPr>
              <w:spacing w:line="240" w:lineRule="exact"/>
              <w:rPr>
                <w:b/>
                <w:sz w:val="20"/>
              </w:rPr>
            </w:pPr>
            <w:r w:rsidRPr="000F3F46">
              <w:rPr>
                <w:b/>
                <w:sz w:val="20"/>
              </w:rPr>
              <w:t>RCP</w:t>
            </w:r>
            <w:r w:rsidR="003B2172" w:rsidRPr="000F3F46">
              <w:rPr>
                <w:b/>
                <w:sz w:val="20"/>
              </w:rPr>
              <w:t xml:space="preserve"> 2.6 _ </w:t>
            </w:r>
            <w:r w:rsidRPr="000F3F46">
              <w:rPr>
                <w:b/>
                <w:sz w:val="20"/>
              </w:rPr>
              <w:t>2070</w:t>
            </w:r>
          </w:p>
        </w:tc>
        <w:tc>
          <w:tcPr>
            <w:tcW w:w="1080" w:type="dxa"/>
          </w:tcPr>
          <w:p w14:paraId="70174DBE" w14:textId="77777777" w:rsidR="006A5E1C" w:rsidRPr="000F3F46" w:rsidRDefault="003B2172" w:rsidP="000F3F46">
            <w:pPr>
              <w:spacing w:line="240" w:lineRule="exact"/>
              <w:rPr>
                <w:b/>
                <w:sz w:val="20"/>
              </w:rPr>
            </w:pPr>
            <w:r w:rsidRPr="000F3F46">
              <w:rPr>
                <w:b/>
                <w:sz w:val="20"/>
              </w:rPr>
              <w:t>RCP4.5 _2050</w:t>
            </w:r>
          </w:p>
        </w:tc>
        <w:tc>
          <w:tcPr>
            <w:tcW w:w="1170" w:type="dxa"/>
          </w:tcPr>
          <w:p w14:paraId="490E68C9" w14:textId="77777777" w:rsidR="006A5E1C" w:rsidRPr="000F3F46" w:rsidRDefault="006A5E1C" w:rsidP="000F3F46">
            <w:pPr>
              <w:spacing w:line="240" w:lineRule="exact"/>
              <w:rPr>
                <w:b/>
                <w:sz w:val="20"/>
              </w:rPr>
            </w:pPr>
            <w:r w:rsidRPr="000F3F46">
              <w:rPr>
                <w:b/>
                <w:sz w:val="20"/>
              </w:rPr>
              <w:t>RCP4.5</w:t>
            </w:r>
            <w:r w:rsidR="003B2172" w:rsidRPr="000F3F46">
              <w:rPr>
                <w:b/>
                <w:sz w:val="20"/>
              </w:rPr>
              <w:t xml:space="preserve"> </w:t>
            </w:r>
            <w:r w:rsidRPr="000F3F46">
              <w:rPr>
                <w:b/>
                <w:sz w:val="20"/>
              </w:rPr>
              <w:t>_2070</w:t>
            </w:r>
          </w:p>
        </w:tc>
        <w:tc>
          <w:tcPr>
            <w:tcW w:w="1260" w:type="dxa"/>
          </w:tcPr>
          <w:p w14:paraId="48D6BD1D" w14:textId="77777777" w:rsidR="006A5E1C" w:rsidRPr="000F3F46" w:rsidRDefault="006A5E1C" w:rsidP="000F3F46">
            <w:pPr>
              <w:spacing w:line="240" w:lineRule="exact"/>
              <w:rPr>
                <w:b/>
                <w:sz w:val="20"/>
              </w:rPr>
            </w:pPr>
            <w:r w:rsidRPr="000F3F46">
              <w:rPr>
                <w:b/>
                <w:sz w:val="20"/>
              </w:rPr>
              <w:t>RCP6.0_</w:t>
            </w:r>
            <w:r w:rsidR="003B2172" w:rsidRPr="000F3F46">
              <w:rPr>
                <w:b/>
                <w:sz w:val="20"/>
              </w:rPr>
              <w:t xml:space="preserve"> </w:t>
            </w:r>
            <w:r w:rsidRPr="000F3F46">
              <w:rPr>
                <w:b/>
                <w:sz w:val="20"/>
              </w:rPr>
              <w:t>2050</w:t>
            </w:r>
          </w:p>
        </w:tc>
        <w:tc>
          <w:tcPr>
            <w:tcW w:w="1170" w:type="dxa"/>
          </w:tcPr>
          <w:p w14:paraId="7121D00F" w14:textId="77777777" w:rsidR="006A5E1C" w:rsidRPr="000F3F46" w:rsidRDefault="006A5E1C" w:rsidP="000F3F46">
            <w:pPr>
              <w:spacing w:line="240" w:lineRule="exact"/>
              <w:rPr>
                <w:b/>
                <w:sz w:val="20"/>
              </w:rPr>
            </w:pPr>
            <w:r w:rsidRPr="000F3F46">
              <w:rPr>
                <w:b/>
                <w:sz w:val="20"/>
              </w:rPr>
              <w:t>RCP6.0_</w:t>
            </w:r>
            <w:r w:rsidR="003B2172" w:rsidRPr="000F3F46">
              <w:rPr>
                <w:b/>
                <w:sz w:val="20"/>
              </w:rPr>
              <w:t xml:space="preserve"> </w:t>
            </w:r>
            <w:r w:rsidRPr="000F3F46">
              <w:rPr>
                <w:b/>
                <w:sz w:val="20"/>
              </w:rPr>
              <w:t>2070</w:t>
            </w:r>
          </w:p>
        </w:tc>
        <w:tc>
          <w:tcPr>
            <w:tcW w:w="1080" w:type="dxa"/>
          </w:tcPr>
          <w:p w14:paraId="3937B713" w14:textId="77777777" w:rsidR="006A5E1C" w:rsidRPr="000F3F46" w:rsidRDefault="006A5E1C" w:rsidP="000F3F46">
            <w:pPr>
              <w:spacing w:line="240" w:lineRule="exact"/>
              <w:rPr>
                <w:b/>
                <w:sz w:val="20"/>
              </w:rPr>
            </w:pPr>
            <w:r w:rsidRPr="000F3F46">
              <w:rPr>
                <w:b/>
                <w:sz w:val="20"/>
              </w:rPr>
              <w:t>RCP8.5_</w:t>
            </w:r>
            <w:r w:rsidR="003B2172" w:rsidRPr="000F3F46">
              <w:rPr>
                <w:b/>
                <w:sz w:val="20"/>
              </w:rPr>
              <w:t xml:space="preserve"> </w:t>
            </w:r>
            <w:r w:rsidRPr="000F3F46">
              <w:rPr>
                <w:b/>
                <w:sz w:val="20"/>
              </w:rPr>
              <w:t>2050</w:t>
            </w:r>
          </w:p>
        </w:tc>
        <w:tc>
          <w:tcPr>
            <w:tcW w:w="1260" w:type="dxa"/>
          </w:tcPr>
          <w:p w14:paraId="297735D6" w14:textId="77777777" w:rsidR="006A5E1C" w:rsidRPr="000F3F46" w:rsidRDefault="006A5E1C" w:rsidP="000F3F46">
            <w:pPr>
              <w:spacing w:line="240" w:lineRule="exact"/>
              <w:rPr>
                <w:b/>
                <w:sz w:val="20"/>
              </w:rPr>
            </w:pPr>
            <w:r w:rsidRPr="000F3F46">
              <w:rPr>
                <w:b/>
                <w:sz w:val="20"/>
              </w:rPr>
              <w:t>RCP8.5_</w:t>
            </w:r>
            <w:r w:rsidR="003B2172" w:rsidRPr="000F3F46">
              <w:rPr>
                <w:b/>
                <w:sz w:val="20"/>
              </w:rPr>
              <w:t xml:space="preserve"> </w:t>
            </w:r>
            <w:r w:rsidRPr="000F3F46">
              <w:rPr>
                <w:b/>
                <w:sz w:val="20"/>
              </w:rPr>
              <w:t>2070</w:t>
            </w:r>
          </w:p>
        </w:tc>
      </w:tr>
      <w:tr w:rsidR="006A5E1C" w:rsidRPr="000F3F46" w14:paraId="45D03252" w14:textId="77777777" w:rsidTr="000F3F46">
        <w:trPr>
          <w:trHeight w:val="287"/>
        </w:trPr>
        <w:tc>
          <w:tcPr>
            <w:tcW w:w="1170" w:type="dxa"/>
          </w:tcPr>
          <w:p w14:paraId="3DA3693F" w14:textId="77777777" w:rsidR="006A5E1C" w:rsidRPr="000F3F46" w:rsidRDefault="006A5E1C" w:rsidP="000F3F46">
            <w:pPr>
              <w:spacing w:line="240" w:lineRule="exact"/>
              <w:rPr>
                <w:b/>
                <w:sz w:val="20"/>
              </w:rPr>
            </w:pPr>
            <w:r w:rsidRPr="000F3F46">
              <w:rPr>
                <w:b/>
                <w:sz w:val="20"/>
              </w:rPr>
              <w:t>AUC</w:t>
            </w:r>
          </w:p>
        </w:tc>
        <w:tc>
          <w:tcPr>
            <w:tcW w:w="1080" w:type="dxa"/>
          </w:tcPr>
          <w:p w14:paraId="41096636" w14:textId="77777777" w:rsidR="006A5E1C" w:rsidRPr="000F3F46" w:rsidRDefault="006A5E1C" w:rsidP="000F3F46">
            <w:pPr>
              <w:spacing w:line="240" w:lineRule="exact"/>
              <w:rPr>
                <w:b/>
                <w:sz w:val="20"/>
              </w:rPr>
            </w:pPr>
            <w:r w:rsidRPr="000F3F46">
              <w:rPr>
                <w:b/>
                <w:sz w:val="20"/>
              </w:rPr>
              <w:t>0.832</w:t>
            </w:r>
          </w:p>
        </w:tc>
        <w:tc>
          <w:tcPr>
            <w:tcW w:w="1260" w:type="dxa"/>
          </w:tcPr>
          <w:p w14:paraId="20A2F4AB" w14:textId="77777777" w:rsidR="006A5E1C" w:rsidRPr="000F3F46" w:rsidRDefault="00FF64CD" w:rsidP="000F3F46">
            <w:pPr>
              <w:spacing w:line="240" w:lineRule="exact"/>
              <w:rPr>
                <w:b/>
                <w:sz w:val="20"/>
              </w:rPr>
            </w:pPr>
            <w:r w:rsidRPr="000F3F46">
              <w:rPr>
                <w:b/>
                <w:sz w:val="20"/>
              </w:rPr>
              <w:t>0.833</w:t>
            </w:r>
          </w:p>
        </w:tc>
        <w:tc>
          <w:tcPr>
            <w:tcW w:w="1080" w:type="dxa"/>
          </w:tcPr>
          <w:p w14:paraId="26910FCD" w14:textId="77777777" w:rsidR="006A5E1C" w:rsidRPr="000F3F46" w:rsidRDefault="00FF64CD" w:rsidP="000F3F46">
            <w:pPr>
              <w:spacing w:line="240" w:lineRule="exact"/>
              <w:rPr>
                <w:b/>
                <w:sz w:val="20"/>
              </w:rPr>
            </w:pPr>
            <w:r w:rsidRPr="000F3F46">
              <w:rPr>
                <w:b/>
                <w:sz w:val="20"/>
              </w:rPr>
              <w:t>0.841</w:t>
            </w:r>
          </w:p>
        </w:tc>
        <w:tc>
          <w:tcPr>
            <w:tcW w:w="1080" w:type="dxa"/>
          </w:tcPr>
          <w:p w14:paraId="2617F07C" w14:textId="77777777" w:rsidR="006A5E1C" w:rsidRPr="000F3F46" w:rsidRDefault="006A5E1C" w:rsidP="000F3F46">
            <w:pPr>
              <w:spacing w:line="240" w:lineRule="exact"/>
              <w:rPr>
                <w:b/>
                <w:sz w:val="20"/>
              </w:rPr>
            </w:pPr>
            <w:r w:rsidRPr="000F3F46">
              <w:rPr>
                <w:b/>
                <w:sz w:val="20"/>
              </w:rPr>
              <w:t>0.845</w:t>
            </w:r>
          </w:p>
        </w:tc>
        <w:tc>
          <w:tcPr>
            <w:tcW w:w="1170" w:type="dxa"/>
          </w:tcPr>
          <w:p w14:paraId="7F7183AF" w14:textId="77777777" w:rsidR="006A5E1C" w:rsidRPr="000F3F46" w:rsidRDefault="006A5E1C" w:rsidP="000F3F46">
            <w:pPr>
              <w:spacing w:line="240" w:lineRule="exact"/>
              <w:rPr>
                <w:b/>
                <w:sz w:val="20"/>
              </w:rPr>
            </w:pPr>
            <w:r w:rsidRPr="000F3F46">
              <w:rPr>
                <w:b/>
                <w:sz w:val="20"/>
              </w:rPr>
              <w:t>0.841</w:t>
            </w:r>
          </w:p>
        </w:tc>
        <w:tc>
          <w:tcPr>
            <w:tcW w:w="1260" w:type="dxa"/>
          </w:tcPr>
          <w:p w14:paraId="40D5CB15" w14:textId="77777777" w:rsidR="006A5E1C" w:rsidRPr="000F3F46" w:rsidRDefault="00FF64CD" w:rsidP="000F3F46">
            <w:pPr>
              <w:spacing w:line="240" w:lineRule="exact"/>
              <w:rPr>
                <w:b/>
                <w:sz w:val="20"/>
              </w:rPr>
            </w:pPr>
            <w:r w:rsidRPr="000F3F46">
              <w:rPr>
                <w:b/>
                <w:sz w:val="20"/>
              </w:rPr>
              <w:t>0.838</w:t>
            </w:r>
          </w:p>
        </w:tc>
        <w:tc>
          <w:tcPr>
            <w:tcW w:w="1170" w:type="dxa"/>
          </w:tcPr>
          <w:p w14:paraId="64DCBDDE" w14:textId="77777777" w:rsidR="006A5E1C" w:rsidRPr="000F3F46" w:rsidRDefault="00FF64CD" w:rsidP="000F3F46">
            <w:pPr>
              <w:spacing w:line="240" w:lineRule="exact"/>
              <w:rPr>
                <w:b/>
                <w:sz w:val="20"/>
              </w:rPr>
            </w:pPr>
            <w:r w:rsidRPr="000F3F46">
              <w:rPr>
                <w:b/>
                <w:sz w:val="20"/>
              </w:rPr>
              <w:t>0.838</w:t>
            </w:r>
          </w:p>
        </w:tc>
        <w:tc>
          <w:tcPr>
            <w:tcW w:w="1080" w:type="dxa"/>
          </w:tcPr>
          <w:p w14:paraId="036CD44E" w14:textId="77777777" w:rsidR="006A5E1C" w:rsidRPr="000F3F46" w:rsidRDefault="006A5E1C" w:rsidP="000F3F46">
            <w:pPr>
              <w:spacing w:line="240" w:lineRule="exact"/>
              <w:rPr>
                <w:b/>
                <w:sz w:val="20"/>
              </w:rPr>
            </w:pPr>
            <w:r w:rsidRPr="000F3F46">
              <w:rPr>
                <w:b/>
                <w:sz w:val="20"/>
              </w:rPr>
              <w:t>0.806</w:t>
            </w:r>
          </w:p>
        </w:tc>
        <w:tc>
          <w:tcPr>
            <w:tcW w:w="1260" w:type="dxa"/>
          </w:tcPr>
          <w:p w14:paraId="011961F9" w14:textId="77777777" w:rsidR="006A5E1C" w:rsidRPr="000F3F46" w:rsidRDefault="006A5E1C" w:rsidP="000F3F46">
            <w:pPr>
              <w:spacing w:line="240" w:lineRule="exact"/>
              <w:rPr>
                <w:b/>
                <w:sz w:val="20"/>
              </w:rPr>
            </w:pPr>
            <w:r w:rsidRPr="000F3F46">
              <w:rPr>
                <w:b/>
                <w:sz w:val="20"/>
              </w:rPr>
              <w:t>0.838</w:t>
            </w:r>
          </w:p>
        </w:tc>
      </w:tr>
      <w:tr w:rsidR="006A5E1C" w:rsidRPr="000F3F46" w14:paraId="191C86C4" w14:textId="77777777" w:rsidTr="003B2172">
        <w:tc>
          <w:tcPr>
            <w:tcW w:w="1170" w:type="dxa"/>
          </w:tcPr>
          <w:p w14:paraId="5F275BB7" w14:textId="77777777" w:rsidR="006A5E1C" w:rsidRPr="000F3F46" w:rsidRDefault="006A5E1C" w:rsidP="000F3F46">
            <w:pPr>
              <w:spacing w:line="240" w:lineRule="exact"/>
              <w:rPr>
                <w:b/>
                <w:sz w:val="20"/>
              </w:rPr>
            </w:pPr>
            <w:r w:rsidRPr="000F3F46">
              <w:rPr>
                <w:b/>
                <w:sz w:val="20"/>
              </w:rPr>
              <w:t xml:space="preserve">Sensitivity </w:t>
            </w:r>
          </w:p>
        </w:tc>
        <w:tc>
          <w:tcPr>
            <w:tcW w:w="1080" w:type="dxa"/>
          </w:tcPr>
          <w:p w14:paraId="03F65E51" w14:textId="77777777" w:rsidR="006A5E1C" w:rsidRPr="000F3F46" w:rsidRDefault="006A5E1C" w:rsidP="000F3F46">
            <w:pPr>
              <w:spacing w:line="240" w:lineRule="exact"/>
              <w:rPr>
                <w:sz w:val="20"/>
              </w:rPr>
            </w:pPr>
            <w:r w:rsidRPr="000F3F46">
              <w:rPr>
                <w:sz w:val="20"/>
              </w:rPr>
              <w:t>0.866</w:t>
            </w:r>
          </w:p>
        </w:tc>
        <w:tc>
          <w:tcPr>
            <w:tcW w:w="1260" w:type="dxa"/>
          </w:tcPr>
          <w:p w14:paraId="1D8CECF2" w14:textId="77777777" w:rsidR="006A5E1C" w:rsidRPr="000F3F46" w:rsidRDefault="006A5E1C" w:rsidP="000F3F46">
            <w:pPr>
              <w:spacing w:line="240" w:lineRule="exact"/>
              <w:rPr>
                <w:sz w:val="20"/>
              </w:rPr>
            </w:pPr>
            <w:r w:rsidRPr="000F3F46">
              <w:rPr>
                <w:sz w:val="20"/>
              </w:rPr>
              <w:t>0.868</w:t>
            </w:r>
          </w:p>
        </w:tc>
        <w:tc>
          <w:tcPr>
            <w:tcW w:w="1080" w:type="dxa"/>
          </w:tcPr>
          <w:p w14:paraId="426AB723" w14:textId="77777777" w:rsidR="006A5E1C" w:rsidRPr="000F3F46" w:rsidRDefault="006A5E1C" w:rsidP="000F3F46">
            <w:pPr>
              <w:spacing w:line="240" w:lineRule="exact"/>
              <w:rPr>
                <w:sz w:val="20"/>
              </w:rPr>
            </w:pPr>
            <w:r w:rsidRPr="000F3F46">
              <w:rPr>
                <w:sz w:val="20"/>
              </w:rPr>
              <w:t>0.865</w:t>
            </w:r>
          </w:p>
        </w:tc>
        <w:tc>
          <w:tcPr>
            <w:tcW w:w="1080" w:type="dxa"/>
          </w:tcPr>
          <w:p w14:paraId="13008E89" w14:textId="77777777" w:rsidR="006A5E1C" w:rsidRPr="000F3F46" w:rsidRDefault="006A5E1C" w:rsidP="000F3F46">
            <w:pPr>
              <w:spacing w:line="240" w:lineRule="exact"/>
              <w:rPr>
                <w:sz w:val="20"/>
              </w:rPr>
            </w:pPr>
            <w:r w:rsidRPr="000F3F46">
              <w:rPr>
                <w:sz w:val="20"/>
              </w:rPr>
              <w:t>0.852</w:t>
            </w:r>
          </w:p>
        </w:tc>
        <w:tc>
          <w:tcPr>
            <w:tcW w:w="1170" w:type="dxa"/>
          </w:tcPr>
          <w:p w14:paraId="1768E8ED" w14:textId="77777777" w:rsidR="006A5E1C" w:rsidRPr="000F3F46" w:rsidRDefault="006A5E1C" w:rsidP="000F3F46">
            <w:pPr>
              <w:spacing w:line="240" w:lineRule="exact"/>
              <w:rPr>
                <w:sz w:val="20"/>
              </w:rPr>
            </w:pPr>
            <w:r w:rsidRPr="000F3F46">
              <w:rPr>
                <w:sz w:val="20"/>
              </w:rPr>
              <w:t>0.904</w:t>
            </w:r>
          </w:p>
        </w:tc>
        <w:tc>
          <w:tcPr>
            <w:tcW w:w="1260" w:type="dxa"/>
          </w:tcPr>
          <w:p w14:paraId="2EBC86B1" w14:textId="77777777" w:rsidR="006A5E1C" w:rsidRPr="000F3F46" w:rsidRDefault="006A5E1C" w:rsidP="000F3F46">
            <w:pPr>
              <w:spacing w:line="240" w:lineRule="exact"/>
              <w:rPr>
                <w:sz w:val="20"/>
              </w:rPr>
            </w:pPr>
            <w:r w:rsidRPr="000F3F46">
              <w:rPr>
                <w:sz w:val="20"/>
              </w:rPr>
              <w:t>0.852</w:t>
            </w:r>
          </w:p>
        </w:tc>
        <w:tc>
          <w:tcPr>
            <w:tcW w:w="1170" w:type="dxa"/>
          </w:tcPr>
          <w:p w14:paraId="11880FCB" w14:textId="77777777" w:rsidR="006A5E1C" w:rsidRPr="000F3F46" w:rsidRDefault="006A5E1C" w:rsidP="000F3F46">
            <w:pPr>
              <w:spacing w:line="240" w:lineRule="exact"/>
              <w:rPr>
                <w:sz w:val="20"/>
              </w:rPr>
            </w:pPr>
            <w:r w:rsidRPr="000F3F46">
              <w:rPr>
                <w:sz w:val="20"/>
              </w:rPr>
              <w:t>0.847</w:t>
            </w:r>
          </w:p>
        </w:tc>
        <w:tc>
          <w:tcPr>
            <w:tcW w:w="1080" w:type="dxa"/>
          </w:tcPr>
          <w:p w14:paraId="2BD289E8" w14:textId="77777777" w:rsidR="006A5E1C" w:rsidRPr="000F3F46" w:rsidRDefault="006A5E1C" w:rsidP="000F3F46">
            <w:pPr>
              <w:spacing w:line="240" w:lineRule="exact"/>
              <w:rPr>
                <w:sz w:val="20"/>
              </w:rPr>
            </w:pPr>
            <w:r w:rsidRPr="000F3F46">
              <w:rPr>
                <w:sz w:val="20"/>
              </w:rPr>
              <w:t>0.863</w:t>
            </w:r>
          </w:p>
        </w:tc>
        <w:tc>
          <w:tcPr>
            <w:tcW w:w="1260" w:type="dxa"/>
          </w:tcPr>
          <w:p w14:paraId="470154BC" w14:textId="77777777" w:rsidR="006A5E1C" w:rsidRPr="000F3F46" w:rsidRDefault="006A5E1C" w:rsidP="000F3F46">
            <w:pPr>
              <w:spacing w:line="240" w:lineRule="exact"/>
              <w:rPr>
                <w:sz w:val="20"/>
              </w:rPr>
            </w:pPr>
            <w:r w:rsidRPr="000F3F46">
              <w:rPr>
                <w:sz w:val="20"/>
              </w:rPr>
              <w:t>0.863</w:t>
            </w:r>
          </w:p>
        </w:tc>
      </w:tr>
      <w:tr w:rsidR="006A5E1C" w:rsidRPr="000F3F46" w14:paraId="6CAC550E" w14:textId="77777777" w:rsidTr="000F3F46">
        <w:trPr>
          <w:trHeight w:val="377"/>
        </w:trPr>
        <w:tc>
          <w:tcPr>
            <w:tcW w:w="1170" w:type="dxa"/>
          </w:tcPr>
          <w:p w14:paraId="766AD834" w14:textId="77777777" w:rsidR="006A5E1C" w:rsidRPr="000F3F46" w:rsidRDefault="006A5E1C" w:rsidP="000F3F46">
            <w:pPr>
              <w:spacing w:line="240" w:lineRule="exact"/>
              <w:rPr>
                <w:b/>
                <w:sz w:val="20"/>
              </w:rPr>
            </w:pPr>
            <w:r w:rsidRPr="000F3F46">
              <w:rPr>
                <w:b/>
                <w:sz w:val="20"/>
              </w:rPr>
              <w:t>Specificity</w:t>
            </w:r>
          </w:p>
        </w:tc>
        <w:tc>
          <w:tcPr>
            <w:tcW w:w="1080" w:type="dxa"/>
          </w:tcPr>
          <w:p w14:paraId="7BF53C45" w14:textId="77777777" w:rsidR="006A5E1C" w:rsidRPr="000F3F46" w:rsidRDefault="006A5E1C" w:rsidP="000F3F46">
            <w:pPr>
              <w:spacing w:line="240" w:lineRule="exact"/>
              <w:rPr>
                <w:sz w:val="20"/>
              </w:rPr>
            </w:pPr>
            <w:r w:rsidRPr="000F3F46">
              <w:rPr>
                <w:sz w:val="20"/>
              </w:rPr>
              <w:t>0.712</w:t>
            </w:r>
          </w:p>
        </w:tc>
        <w:tc>
          <w:tcPr>
            <w:tcW w:w="1260" w:type="dxa"/>
          </w:tcPr>
          <w:p w14:paraId="0A162D2A" w14:textId="77777777" w:rsidR="006A5E1C" w:rsidRPr="000F3F46" w:rsidRDefault="006A5E1C" w:rsidP="000F3F46">
            <w:pPr>
              <w:spacing w:line="240" w:lineRule="exact"/>
              <w:rPr>
                <w:sz w:val="20"/>
              </w:rPr>
            </w:pPr>
            <w:r w:rsidRPr="000F3F46">
              <w:rPr>
                <w:sz w:val="20"/>
              </w:rPr>
              <w:t>0.799</w:t>
            </w:r>
          </w:p>
        </w:tc>
        <w:tc>
          <w:tcPr>
            <w:tcW w:w="1080" w:type="dxa"/>
          </w:tcPr>
          <w:p w14:paraId="0FCF4EBF" w14:textId="77777777" w:rsidR="006A5E1C" w:rsidRPr="000F3F46" w:rsidRDefault="006A5E1C" w:rsidP="000F3F46">
            <w:pPr>
              <w:spacing w:line="240" w:lineRule="exact"/>
              <w:rPr>
                <w:sz w:val="20"/>
              </w:rPr>
            </w:pPr>
            <w:r w:rsidRPr="000F3F46">
              <w:rPr>
                <w:sz w:val="20"/>
              </w:rPr>
              <w:t>0.704</w:t>
            </w:r>
          </w:p>
        </w:tc>
        <w:tc>
          <w:tcPr>
            <w:tcW w:w="1080" w:type="dxa"/>
          </w:tcPr>
          <w:p w14:paraId="1F0CA87D" w14:textId="77777777" w:rsidR="006A5E1C" w:rsidRPr="000F3F46" w:rsidRDefault="006A5E1C" w:rsidP="000F3F46">
            <w:pPr>
              <w:spacing w:line="240" w:lineRule="exact"/>
              <w:rPr>
                <w:sz w:val="20"/>
              </w:rPr>
            </w:pPr>
            <w:r w:rsidRPr="000F3F46">
              <w:rPr>
                <w:sz w:val="20"/>
              </w:rPr>
              <w:t>0.773</w:t>
            </w:r>
          </w:p>
        </w:tc>
        <w:tc>
          <w:tcPr>
            <w:tcW w:w="1170" w:type="dxa"/>
          </w:tcPr>
          <w:p w14:paraId="43A8989B" w14:textId="77777777" w:rsidR="006A5E1C" w:rsidRPr="000F3F46" w:rsidRDefault="006A5E1C" w:rsidP="000F3F46">
            <w:pPr>
              <w:spacing w:line="240" w:lineRule="exact"/>
              <w:rPr>
                <w:sz w:val="20"/>
              </w:rPr>
            </w:pPr>
            <w:r w:rsidRPr="000F3F46">
              <w:rPr>
                <w:sz w:val="20"/>
              </w:rPr>
              <w:t>0.741</w:t>
            </w:r>
          </w:p>
        </w:tc>
        <w:tc>
          <w:tcPr>
            <w:tcW w:w="1260" w:type="dxa"/>
          </w:tcPr>
          <w:p w14:paraId="35F339F1" w14:textId="77777777" w:rsidR="006A5E1C" w:rsidRPr="000F3F46" w:rsidRDefault="006A5E1C" w:rsidP="000F3F46">
            <w:pPr>
              <w:spacing w:line="240" w:lineRule="exact"/>
              <w:rPr>
                <w:sz w:val="20"/>
              </w:rPr>
            </w:pPr>
            <w:r w:rsidRPr="000F3F46">
              <w:rPr>
                <w:sz w:val="20"/>
              </w:rPr>
              <w:t>0.758</w:t>
            </w:r>
          </w:p>
        </w:tc>
        <w:tc>
          <w:tcPr>
            <w:tcW w:w="1170" w:type="dxa"/>
          </w:tcPr>
          <w:p w14:paraId="4F029EE7" w14:textId="77777777" w:rsidR="006A5E1C" w:rsidRPr="000F3F46" w:rsidRDefault="006A5E1C" w:rsidP="000F3F46">
            <w:pPr>
              <w:spacing w:line="240" w:lineRule="exact"/>
              <w:rPr>
                <w:sz w:val="20"/>
              </w:rPr>
            </w:pPr>
            <w:r w:rsidRPr="000F3F46">
              <w:rPr>
                <w:sz w:val="20"/>
              </w:rPr>
              <w:t>0.7150</w:t>
            </w:r>
          </w:p>
        </w:tc>
        <w:tc>
          <w:tcPr>
            <w:tcW w:w="1080" w:type="dxa"/>
          </w:tcPr>
          <w:p w14:paraId="3296E148" w14:textId="77777777" w:rsidR="006A5E1C" w:rsidRPr="000F3F46" w:rsidRDefault="006A5E1C" w:rsidP="000F3F46">
            <w:pPr>
              <w:spacing w:line="240" w:lineRule="exact"/>
              <w:rPr>
                <w:sz w:val="20"/>
              </w:rPr>
            </w:pPr>
            <w:r w:rsidRPr="000F3F46">
              <w:rPr>
                <w:sz w:val="20"/>
              </w:rPr>
              <w:t>0721</w:t>
            </w:r>
          </w:p>
        </w:tc>
        <w:tc>
          <w:tcPr>
            <w:tcW w:w="1260" w:type="dxa"/>
          </w:tcPr>
          <w:p w14:paraId="614D4712" w14:textId="77777777" w:rsidR="006A5E1C" w:rsidRPr="000F3F46" w:rsidRDefault="006A5E1C" w:rsidP="000F3F46">
            <w:pPr>
              <w:spacing w:line="240" w:lineRule="exact"/>
              <w:rPr>
                <w:sz w:val="20"/>
              </w:rPr>
            </w:pPr>
            <w:r w:rsidRPr="000F3F46">
              <w:rPr>
                <w:sz w:val="20"/>
              </w:rPr>
              <w:t>0.742</w:t>
            </w:r>
          </w:p>
        </w:tc>
      </w:tr>
      <w:tr w:rsidR="006A5E1C" w:rsidRPr="000F3F46" w14:paraId="05E2CB04" w14:textId="77777777" w:rsidTr="003B2172">
        <w:tc>
          <w:tcPr>
            <w:tcW w:w="1170" w:type="dxa"/>
          </w:tcPr>
          <w:p w14:paraId="2A47D9EC" w14:textId="77777777" w:rsidR="006A5E1C" w:rsidRPr="000F3F46" w:rsidRDefault="006A5E1C" w:rsidP="000F3F46">
            <w:pPr>
              <w:spacing w:line="240" w:lineRule="exact"/>
              <w:rPr>
                <w:b/>
                <w:sz w:val="20"/>
              </w:rPr>
            </w:pPr>
            <w:r w:rsidRPr="000F3F46">
              <w:rPr>
                <w:b/>
                <w:sz w:val="20"/>
              </w:rPr>
              <w:t>TSS</w:t>
            </w:r>
          </w:p>
        </w:tc>
        <w:tc>
          <w:tcPr>
            <w:tcW w:w="1080" w:type="dxa"/>
          </w:tcPr>
          <w:p w14:paraId="217FF280" w14:textId="77777777" w:rsidR="006A5E1C" w:rsidRPr="000F3F46" w:rsidRDefault="006A5E1C" w:rsidP="000F3F46">
            <w:pPr>
              <w:spacing w:line="240" w:lineRule="exact"/>
              <w:rPr>
                <w:sz w:val="20"/>
              </w:rPr>
            </w:pPr>
            <w:r w:rsidRPr="000F3F46">
              <w:rPr>
                <w:sz w:val="20"/>
              </w:rPr>
              <w:t>0.576</w:t>
            </w:r>
          </w:p>
        </w:tc>
        <w:tc>
          <w:tcPr>
            <w:tcW w:w="1260" w:type="dxa"/>
          </w:tcPr>
          <w:p w14:paraId="4486E214" w14:textId="77777777" w:rsidR="006A5E1C" w:rsidRPr="000F3F46" w:rsidRDefault="006A5E1C" w:rsidP="000F3F46">
            <w:pPr>
              <w:spacing w:line="240" w:lineRule="exact"/>
              <w:rPr>
                <w:sz w:val="20"/>
              </w:rPr>
            </w:pPr>
            <w:r w:rsidRPr="000F3F46">
              <w:rPr>
                <w:sz w:val="20"/>
              </w:rPr>
              <w:t>0.667</w:t>
            </w:r>
          </w:p>
        </w:tc>
        <w:tc>
          <w:tcPr>
            <w:tcW w:w="1080" w:type="dxa"/>
          </w:tcPr>
          <w:p w14:paraId="059C0158" w14:textId="77777777" w:rsidR="006A5E1C" w:rsidRPr="000F3F46" w:rsidRDefault="006A5E1C" w:rsidP="000F3F46">
            <w:pPr>
              <w:spacing w:line="240" w:lineRule="exact"/>
              <w:rPr>
                <w:sz w:val="20"/>
              </w:rPr>
            </w:pPr>
            <w:r w:rsidRPr="000F3F46">
              <w:rPr>
                <w:sz w:val="20"/>
              </w:rPr>
              <w:t>0.617</w:t>
            </w:r>
          </w:p>
        </w:tc>
        <w:tc>
          <w:tcPr>
            <w:tcW w:w="1080" w:type="dxa"/>
          </w:tcPr>
          <w:p w14:paraId="4CEC4BE8" w14:textId="77777777" w:rsidR="006A5E1C" w:rsidRPr="000F3F46" w:rsidRDefault="006A5E1C" w:rsidP="000F3F46">
            <w:pPr>
              <w:spacing w:line="240" w:lineRule="exact"/>
              <w:rPr>
                <w:sz w:val="20"/>
              </w:rPr>
            </w:pPr>
            <w:r w:rsidRPr="000F3F46">
              <w:rPr>
                <w:sz w:val="20"/>
              </w:rPr>
              <w:t>0.626</w:t>
            </w:r>
          </w:p>
        </w:tc>
        <w:tc>
          <w:tcPr>
            <w:tcW w:w="1170" w:type="dxa"/>
          </w:tcPr>
          <w:p w14:paraId="2028F34D" w14:textId="77777777" w:rsidR="006A5E1C" w:rsidRPr="000F3F46" w:rsidRDefault="006A5E1C" w:rsidP="000F3F46">
            <w:pPr>
              <w:spacing w:line="240" w:lineRule="exact"/>
              <w:rPr>
                <w:sz w:val="20"/>
              </w:rPr>
            </w:pPr>
            <w:r w:rsidRPr="000F3F46">
              <w:rPr>
                <w:sz w:val="20"/>
              </w:rPr>
              <w:t>0.645</w:t>
            </w:r>
          </w:p>
        </w:tc>
        <w:tc>
          <w:tcPr>
            <w:tcW w:w="1260" w:type="dxa"/>
          </w:tcPr>
          <w:p w14:paraId="5E0A99A7" w14:textId="77777777" w:rsidR="006A5E1C" w:rsidRPr="000F3F46" w:rsidRDefault="006A5E1C" w:rsidP="000F3F46">
            <w:pPr>
              <w:spacing w:line="240" w:lineRule="exact"/>
              <w:rPr>
                <w:sz w:val="20"/>
              </w:rPr>
            </w:pPr>
            <w:r w:rsidRPr="000F3F46">
              <w:rPr>
                <w:sz w:val="20"/>
              </w:rPr>
              <w:t>0.610</w:t>
            </w:r>
          </w:p>
        </w:tc>
        <w:tc>
          <w:tcPr>
            <w:tcW w:w="1170" w:type="dxa"/>
          </w:tcPr>
          <w:p w14:paraId="57B57CD9" w14:textId="77777777" w:rsidR="006A5E1C" w:rsidRPr="000F3F46" w:rsidRDefault="006A5E1C" w:rsidP="000F3F46">
            <w:pPr>
              <w:spacing w:line="240" w:lineRule="exact"/>
              <w:rPr>
                <w:sz w:val="20"/>
              </w:rPr>
            </w:pPr>
            <w:r w:rsidRPr="000F3F46">
              <w:rPr>
                <w:sz w:val="20"/>
              </w:rPr>
              <w:t>0.608</w:t>
            </w:r>
          </w:p>
        </w:tc>
        <w:tc>
          <w:tcPr>
            <w:tcW w:w="1080" w:type="dxa"/>
          </w:tcPr>
          <w:p w14:paraId="68838139" w14:textId="77777777" w:rsidR="006A5E1C" w:rsidRPr="000F3F46" w:rsidRDefault="006A5E1C" w:rsidP="000F3F46">
            <w:pPr>
              <w:spacing w:line="240" w:lineRule="exact"/>
              <w:rPr>
                <w:sz w:val="20"/>
              </w:rPr>
            </w:pPr>
            <w:r w:rsidRPr="000F3F46">
              <w:rPr>
                <w:sz w:val="20"/>
              </w:rPr>
              <w:t>0.584</w:t>
            </w:r>
          </w:p>
        </w:tc>
        <w:tc>
          <w:tcPr>
            <w:tcW w:w="1260" w:type="dxa"/>
          </w:tcPr>
          <w:p w14:paraId="1801533B" w14:textId="77777777" w:rsidR="006A5E1C" w:rsidRPr="000F3F46" w:rsidRDefault="006A5E1C" w:rsidP="000F3F46">
            <w:pPr>
              <w:spacing w:line="240" w:lineRule="exact"/>
              <w:rPr>
                <w:sz w:val="20"/>
              </w:rPr>
            </w:pPr>
            <w:r w:rsidRPr="000F3F46">
              <w:rPr>
                <w:sz w:val="20"/>
              </w:rPr>
              <w:t>0.605</w:t>
            </w:r>
          </w:p>
        </w:tc>
      </w:tr>
      <w:tr w:rsidR="006A5E1C" w:rsidRPr="000F3F46" w14:paraId="0770EEA0" w14:textId="77777777" w:rsidTr="003B2172">
        <w:tc>
          <w:tcPr>
            <w:tcW w:w="1170" w:type="dxa"/>
          </w:tcPr>
          <w:p w14:paraId="6892FDFD" w14:textId="77777777" w:rsidR="006A5E1C" w:rsidRPr="000F3F46" w:rsidRDefault="006A5E1C" w:rsidP="000F3F46">
            <w:pPr>
              <w:spacing w:line="240" w:lineRule="exact"/>
              <w:rPr>
                <w:b/>
                <w:sz w:val="20"/>
              </w:rPr>
            </w:pPr>
            <w:r w:rsidRPr="000F3F46">
              <w:rPr>
                <w:b/>
                <w:sz w:val="20"/>
              </w:rPr>
              <w:t>Error rate</w:t>
            </w:r>
          </w:p>
        </w:tc>
        <w:tc>
          <w:tcPr>
            <w:tcW w:w="1080" w:type="dxa"/>
          </w:tcPr>
          <w:p w14:paraId="6A26D32F" w14:textId="77777777" w:rsidR="006A5E1C" w:rsidRPr="000F3F46" w:rsidRDefault="006A5E1C" w:rsidP="000F3F46">
            <w:pPr>
              <w:spacing w:line="240" w:lineRule="exact"/>
              <w:rPr>
                <w:sz w:val="20"/>
              </w:rPr>
            </w:pPr>
            <w:r w:rsidRPr="000F3F46">
              <w:rPr>
                <w:sz w:val="20"/>
              </w:rPr>
              <w:t>0.379</w:t>
            </w:r>
          </w:p>
        </w:tc>
        <w:tc>
          <w:tcPr>
            <w:tcW w:w="1260" w:type="dxa"/>
          </w:tcPr>
          <w:p w14:paraId="6E80B113" w14:textId="77777777" w:rsidR="006A5E1C" w:rsidRPr="000F3F46" w:rsidRDefault="006A5E1C" w:rsidP="000F3F46">
            <w:pPr>
              <w:spacing w:line="240" w:lineRule="exact"/>
              <w:rPr>
                <w:sz w:val="20"/>
              </w:rPr>
            </w:pPr>
            <w:r w:rsidRPr="000F3F46">
              <w:rPr>
                <w:sz w:val="20"/>
              </w:rPr>
              <w:t>0.391</w:t>
            </w:r>
          </w:p>
        </w:tc>
        <w:tc>
          <w:tcPr>
            <w:tcW w:w="1080" w:type="dxa"/>
          </w:tcPr>
          <w:p w14:paraId="5A162188" w14:textId="77777777" w:rsidR="006A5E1C" w:rsidRPr="000F3F46" w:rsidRDefault="006A5E1C" w:rsidP="000F3F46">
            <w:pPr>
              <w:spacing w:line="240" w:lineRule="exact"/>
              <w:rPr>
                <w:sz w:val="20"/>
              </w:rPr>
            </w:pPr>
            <w:r w:rsidRPr="000F3F46">
              <w:rPr>
                <w:sz w:val="20"/>
              </w:rPr>
              <w:t>0.386</w:t>
            </w:r>
          </w:p>
        </w:tc>
        <w:tc>
          <w:tcPr>
            <w:tcW w:w="1080" w:type="dxa"/>
          </w:tcPr>
          <w:p w14:paraId="1E115386" w14:textId="77777777" w:rsidR="006A5E1C" w:rsidRPr="000F3F46" w:rsidRDefault="006A5E1C" w:rsidP="000F3F46">
            <w:pPr>
              <w:spacing w:line="240" w:lineRule="exact"/>
              <w:rPr>
                <w:sz w:val="20"/>
              </w:rPr>
            </w:pPr>
            <w:r w:rsidRPr="000F3F46">
              <w:rPr>
                <w:sz w:val="20"/>
              </w:rPr>
              <w:t>0.357</w:t>
            </w:r>
          </w:p>
        </w:tc>
        <w:tc>
          <w:tcPr>
            <w:tcW w:w="1170" w:type="dxa"/>
          </w:tcPr>
          <w:p w14:paraId="19BDEB7D" w14:textId="77777777" w:rsidR="006A5E1C" w:rsidRPr="000F3F46" w:rsidRDefault="006A5E1C" w:rsidP="000F3F46">
            <w:pPr>
              <w:spacing w:line="240" w:lineRule="exact"/>
              <w:rPr>
                <w:sz w:val="20"/>
              </w:rPr>
            </w:pPr>
            <w:r w:rsidRPr="000F3F46">
              <w:rPr>
                <w:sz w:val="20"/>
              </w:rPr>
              <w:t>0.341</w:t>
            </w:r>
          </w:p>
        </w:tc>
        <w:tc>
          <w:tcPr>
            <w:tcW w:w="1260" w:type="dxa"/>
          </w:tcPr>
          <w:p w14:paraId="25FFC98B" w14:textId="77777777" w:rsidR="006A5E1C" w:rsidRPr="000F3F46" w:rsidRDefault="006A5E1C" w:rsidP="000F3F46">
            <w:pPr>
              <w:spacing w:line="240" w:lineRule="exact"/>
              <w:rPr>
                <w:sz w:val="20"/>
              </w:rPr>
            </w:pPr>
            <w:r w:rsidRPr="000F3F46">
              <w:rPr>
                <w:sz w:val="20"/>
              </w:rPr>
              <w:t>0.382</w:t>
            </w:r>
          </w:p>
        </w:tc>
        <w:tc>
          <w:tcPr>
            <w:tcW w:w="1170" w:type="dxa"/>
          </w:tcPr>
          <w:p w14:paraId="60E396A3" w14:textId="77777777" w:rsidR="006A5E1C" w:rsidRPr="000F3F46" w:rsidRDefault="006A5E1C" w:rsidP="000F3F46">
            <w:pPr>
              <w:spacing w:line="240" w:lineRule="exact"/>
              <w:rPr>
                <w:sz w:val="20"/>
              </w:rPr>
            </w:pPr>
            <w:r w:rsidRPr="000F3F46">
              <w:rPr>
                <w:sz w:val="20"/>
              </w:rPr>
              <w:t>0.376</w:t>
            </w:r>
          </w:p>
        </w:tc>
        <w:tc>
          <w:tcPr>
            <w:tcW w:w="1080" w:type="dxa"/>
          </w:tcPr>
          <w:p w14:paraId="1616CD73" w14:textId="77777777" w:rsidR="006A5E1C" w:rsidRPr="000F3F46" w:rsidRDefault="006A5E1C" w:rsidP="000F3F46">
            <w:pPr>
              <w:spacing w:line="240" w:lineRule="exact"/>
              <w:rPr>
                <w:sz w:val="20"/>
              </w:rPr>
            </w:pPr>
            <w:r w:rsidRPr="000F3F46">
              <w:rPr>
                <w:sz w:val="20"/>
              </w:rPr>
              <w:t>0.382</w:t>
            </w:r>
          </w:p>
        </w:tc>
        <w:tc>
          <w:tcPr>
            <w:tcW w:w="1260" w:type="dxa"/>
          </w:tcPr>
          <w:p w14:paraId="03D46D47" w14:textId="77777777" w:rsidR="006A5E1C" w:rsidRPr="000F3F46" w:rsidRDefault="006A5E1C" w:rsidP="000F3F46">
            <w:pPr>
              <w:spacing w:line="240" w:lineRule="exact"/>
              <w:rPr>
                <w:sz w:val="20"/>
              </w:rPr>
            </w:pPr>
            <w:r w:rsidRPr="000F3F46">
              <w:rPr>
                <w:sz w:val="20"/>
              </w:rPr>
              <w:t>0.372</w:t>
            </w:r>
          </w:p>
        </w:tc>
      </w:tr>
      <w:tr w:rsidR="006A5E1C" w:rsidRPr="000F3F46" w14:paraId="788DDF57" w14:textId="77777777" w:rsidTr="000F3F46">
        <w:trPr>
          <w:trHeight w:val="467"/>
        </w:trPr>
        <w:tc>
          <w:tcPr>
            <w:tcW w:w="1170" w:type="dxa"/>
          </w:tcPr>
          <w:p w14:paraId="127F1B96" w14:textId="77777777" w:rsidR="006A5E1C" w:rsidRPr="000F3F46" w:rsidRDefault="006A5E1C" w:rsidP="000F3F46">
            <w:pPr>
              <w:spacing w:line="240" w:lineRule="exact"/>
              <w:rPr>
                <w:b/>
                <w:sz w:val="20"/>
              </w:rPr>
            </w:pPr>
            <w:r w:rsidRPr="000F3F46">
              <w:rPr>
                <w:b/>
                <w:sz w:val="20"/>
              </w:rPr>
              <w:lastRenderedPageBreak/>
              <w:t>Kohan's Kappa</w:t>
            </w:r>
          </w:p>
        </w:tc>
        <w:tc>
          <w:tcPr>
            <w:tcW w:w="1080" w:type="dxa"/>
          </w:tcPr>
          <w:p w14:paraId="31520A75" w14:textId="77777777" w:rsidR="006A5E1C" w:rsidRPr="000F3F46" w:rsidRDefault="006A5E1C" w:rsidP="000F3F46">
            <w:pPr>
              <w:spacing w:line="240" w:lineRule="exact"/>
              <w:rPr>
                <w:sz w:val="20"/>
              </w:rPr>
            </w:pPr>
            <w:r w:rsidRPr="000F3F46">
              <w:rPr>
                <w:sz w:val="20"/>
              </w:rPr>
              <w:t>0.621</w:t>
            </w:r>
          </w:p>
        </w:tc>
        <w:tc>
          <w:tcPr>
            <w:tcW w:w="1260" w:type="dxa"/>
          </w:tcPr>
          <w:p w14:paraId="3367F07D" w14:textId="77777777" w:rsidR="006A5E1C" w:rsidRPr="000F3F46" w:rsidRDefault="006A5E1C" w:rsidP="000F3F46">
            <w:pPr>
              <w:spacing w:line="240" w:lineRule="exact"/>
              <w:rPr>
                <w:sz w:val="20"/>
              </w:rPr>
            </w:pPr>
            <w:r w:rsidRPr="000F3F46">
              <w:rPr>
                <w:sz w:val="20"/>
              </w:rPr>
              <w:t>0.607</w:t>
            </w:r>
          </w:p>
        </w:tc>
        <w:tc>
          <w:tcPr>
            <w:tcW w:w="1080" w:type="dxa"/>
          </w:tcPr>
          <w:p w14:paraId="3581B7EA" w14:textId="77777777" w:rsidR="006A5E1C" w:rsidRPr="000F3F46" w:rsidRDefault="006A5E1C" w:rsidP="000F3F46">
            <w:pPr>
              <w:spacing w:line="240" w:lineRule="exact"/>
              <w:rPr>
                <w:sz w:val="20"/>
              </w:rPr>
            </w:pPr>
            <w:r w:rsidRPr="000F3F46">
              <w:rPr>
                <w:sz w:val="20"/>
              </w:rPr>
              <w:t>0.606</w:t>
            </w:r>
          </w:p>
        </w:tc>
        <w:tc>
          <w:tcPr>
            <w:tcW w:w="1080" w:type="dxa"/>
          </w:tcPr>
          <w:p w14:paraId="4C7950F1" w14:textId="77777777" w:rsidR="006A5E1C" w:rsidRPr="000F3F46" w:rsidRDefault="006A5E1C" w:rsidP="000F3F46">
            <w:pPr>
              <w:spacing w:line="240" w:lineRule="exact"/>
              <w:rPr>
                <w:sz w:val="20"/>
              </w:rPr>
            </w:pPr>
            <w:r w:rsidRPr="000F3F46">
              <w:rPr>
                <w:sz w:val="20"/>
              </w:rPr>
              <w:t>0.631</w:t>
            </w:r>
          </w:p>
        </w:tc>
        <w:tc>
          <w:tcPr>
            <w:tcW w:w="1170" w:type="dxa"/>
          </w:tcPr>
          <w:p w14:paraId="65230B95" w14:textId="77777777" w:rsidR="006A5E1C" w:rsidRPr="000F3F46" w:rsidRDefault="006A5E1C" w:rsidP="000F3F46">
            <w:pPr>
              <w:spacing w:line="240" w:lineRule="exact"/>
              <w:rPr>
                <w:sz w:val="20"/>
              </w:rPr>
            </w:pPr>
            <w:r w:rsidRPr="000F3F46">
              <w:rPr>
                <w:sz w:val="20"/>
              </w:rPr>
              <w:t>0.601</w:t>
            </w:r>
          </w:p>
        </w:tc>
        <w:tc>
          <w:tcPr>
            <w:tcW w:w="1260" w:type="dxa"/>
          </w:tcPr>
          <w:p w14:paraId="0C8051C3" w14:textId="77777777" w:rsidR="006A5E1C" w:rsidRPr="000F3F46" w:rsidRDefault="006A5E1C" w:rsidP="000F3F46">
            <w:pPr>
              <w:spacing w:line="240" w:lineRule="exact"/>
              <w:rPr>
                <w:sz w:val="20"/>
              </w:rPr>
            </w:pPr>
            <w:r w:rsidRPr="000F3F46">
              <w:rPr>
                <w:sz w:val="20"/>
              </w:rPr>
              <w:t>0.616</w:t>
            </w:r>
          </w:p>
        </w:tc>
        <w:tc>
          <w:tcPr>
            <w:tcW w:w="1170" w:type="dxa"/>
          </w:tcPr>
          <w:p w14:paraId="31CD5845" w14:textId="77777777" w:rsidR="006A5E1C" w:rsidRPr="000F3F46" w:rsidRDefault="006A5E1C" w:rsidP="000F3F46">
            <w:pPr>
              <w:spacing w:line="240" w:lineRule="exact"/>
              <w:rPr>
                <w:sz w:val="20"/>
              </w:rPr>
            </w:pPr>
            <w:r w:rsidRPr="000F3F46">
              <w:rPr>
                <w:sz w:val="20"/>
              </w:rPr>
              <w:t>0.622</w:t>
            </w:r>
          </w:p>
        </w:tc>
        <w:tc>
          <w:tcPr>
            <w:tcW w:w="1080" w:type="dxa"/>
          </w:tcPr>
          <w:p w14:paraId="2DC00BE9" w14:textId="77777777" w:rsidR="006A5E1C" w:rsidRPr="000F3F46" w:rsidRDefault="006A5E1C" w:rsidP="000F3F46">
            <w:pPr>
              <w:spacing w:line="240" w:lineRule="exact"/>
              <w:rPr>
                <w:sz w:val="20"/>
              </w:rPr>
            </w:pPr>
            <w:r w:rsidRPr="000F3F46">
              <w:rPr>
                <w:sz w:val="20"/>
              </w:rPr>
              <w:t>0.616</w:t>
            </w:r>
          </w:p>
        </w:tc>
        <w:tc>
          <w:tcPr>
            <w:tcW w:w="1260" w:type="dxa"/>
          </w:tcPr>
          <w:p w14:paraId="3B95B001" w14:textId="77777777" w:rsidR="006A5E1C" w:rsidRPr="000F3F46" w:rsidRDefault="006A5E1C" w:rsidP="000F3F46">
            <w:pPr>
              <w:spacing w:line="240" w:lineRule="exact"/>
              <w:rPr>
                <w:sz w:val="20"/>
              </w:rPr>
            </w:pPr>
            <w:r w:rsidRPr="000F3F46">
              <w:rPr>
                <w:sz w:val="20"/>
              </w:rPr>
              <w:t>0.626</w:t>
            </w:r>
          </w:p>
        </w:tc>
      </w:tr>
    </w:tbl>
    <w:p w14:paraId="75BE09A8" w14:textId="77777777" w:rsidR="009557D7" w:rsidRDefault="009557D7" w:rsidP="00B57D27">
      <w:pPr>
        <w:autoSpaceDE w:val="0"/>
        <w:autoSpaceDN w:val="0"/>
        <w:adjustRightInd w:val="0"/>
        <w:spacing w:after="0" w:line="360" w:lineRule="auto"/>
        <w:jc w:val="both"/>
        <w:rPr>
          <w:rFonts w:ascii="Times New Roman" w:hAnsi="Times New Roman" w:cs="Times New Roman"/>
          <w:sz w:val="24"/>
          <w:szCs w:val="24"/>
        </w:rPr>
      </w:pPr>
    </w:p>
    <w:p w14:paraId="16857861" w14:textId="77777777" w:rsidR="009557D7" w:rsidRPr="008911ED" w:rsidRDefault="009557D7" w:rsidP="00B57D27">
      <w:pPr>
        <w:autoSpaceDE w:val="0"/>
        <w:autoSpaceDN w:val="0"/>
        <w:adjustRightInd w:val="0"/>
        <w:spacing w:after="0" w:line="360" w:lineRule="auto"/>
        <w:jc w:val="both"/>
        <w:rPr>
          <w:rFonts w:ascii="Times New Roman" w:hAnsi="Times New Roman" w:cs="Times New Roman"/>
          <w:b/>
          <w:sz w:val="24"/>
          <w:szCs w:val="24"/>
        </w:rPr>
      </w:pPr>
      <w:r w:rsidRPr="008911ED">
        <w:rPr>
          <w:rFonts w:ascii="Times New Roman" w:hAnsi="Times New Roman" w:cs="Times New Roman"/>
          <w:b/>
          <w:sz w:val="24"/>
          <w:szCs w:val="24"/>
        </w:rPr>
        <w:t xml:space="preserve">Distribution of </w:t>
      </w:r>
      <w:r w:rsidR="002326EF">
        <w:rPr>
          <w:rFonts w:ascii="Times New Roman" w:hAnsi="Times New Roman" w:cs="Times New Roman"/>
          <w:b/>
          <w:sz w:val="24"/>
          <w:szCs w:val="24"/>
        </w:rPr>
        <w:t>Suitable habitat</w:t>
      </w:r>
    </w:p>
    <w:p w14:paraId="1967EEF1" w14:textId="77777777" w:rsidR="00242F02" w:rsidRDefault="009557D7" w:rsidP="000E22E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Under present climatic scenarios, the overall distribution of most suitable habitat of finger mi</w:t>
      </w:r>
      <w:r w:rsidR="000F3F46">
        <w:rPr>
          <w:rFonts w:ascii="Times New Roman" w:hAnsi="Times New Roman" w:cs="Times New Roman"/>
          <w:sz w:val="24"/>
          <w:szCs w:val="24"/>
        </w:rPr>
        <w:t xml:space="preserve">llet lies </w:t>
      </w:r>
      <w:r>
        <w:rPr>
          <w:rFonts w:ascii="Times New Roman" w:hAnsi="Times New Roman" w:cs="Times New Roman"/>
          <w:sz w:val="24"/>
          <w:szCs w:val="24"/>
        </w:rPr>
        <w:t xml:space="preserve">between 500-1500m </w:t>
      </w:r>
      <w:r w:rsidR="008911ED">
        <w:rPr>
          <w:rFonts w:ascii="Times New Roman" w:hAnsi="Times New Roman" w:cs="Times New Roman"/>
          <w:sz w:val="24"/>
          <w:szCs w:val="24"/>
        </w:rPr>
        <w:t xml:space="preserve"> </w:t>
      </w:r>
      <w:r w:rsidR="00277FD1">
        <w:rPr>
          <w:rFonts w:ascii="Times New Roman" w:hAnsi="Times New Roman" w:cs="Times New Roman"/>
          <w:sz w:val="24"/>
          <w:szCs w:val="24"/>
        </w:rPr>
        <w:t xml:space="preserve">elevation </w:t>
      </w:r>
      <w:r w:rsidR="008911ED">
        <w:rPr>
          <w:rFonts w:ascii="Times New Roman" w:hAnsi="Times New Roman" w:cs="Times New Roman"/>
          <w:sz w:val="24"/>
          <w:szCs w:val="24"/>
        </w:rPr>
        <w:t>above the sea level</w:t>
      </w:r>
      <w:r w:rsidR="00F250F6">
        <w:rPr>
          <w:rFonts w:ascii="Times New Roman" w:hAnsi="Times New Roman" w:cs="Times New Roman"/>
          <w:sz w:val="24"/>
          <w:szCs w:val="24"/>
        </w:rPr>
        <w:t xml:space="preserve"> </w:t>
      </w:r>
      <w:r w:rsidR="008911ED">
        <w:rPr>
          <w:rFonts w:ascii="Times New Roman" w:hAnsi="Times New Roman" w:cs="Times New Roman"/>
          <w:sz w:val="24"/>
          <w:szCs w:val="24"/>
        </w:rPr>
        <w:t>(</w:t>
      </w:r>
      <w:proofErr w:type="spellStart"/>
      <w:r>
        <w:rPr>
          <w:rFonts w:ascii="Times New Roman" w:hAnsi="Times New Roman" w:cs="Times New Roman"/>
          <w:sz w:val="24"/>
          <w:szCs w:val="24"/>
        </w:rPr>
        <w:t>asl</w:t>
      </w:r>
      <w:proofErr w:type="spellEnd"/>
      <w:r w:rsidR="008911ED">
        <w:rPr>
          <w:rFonts w:ascii="Times New Roman" w:hAnsi="Times New Roman" w:cs="Times New Roman"/>
          <w:sz w:val="24"/>
          <w:szCs w:val="24"/>
        </w:rPr>
        <w:t>)</w:t>
      </w:r>
      <w:r>
        <w:rPr>
          <w:rFonts w:ascii="Times New Roman" w:hAnsi="Times New Roman" w:cs="Times New Roman"/>
          <w:sz w:val="24"/>
          <w:szCs w:val="24"/>
        </w:rPr>
        <w:t xml:space="preserve"> although</w:t>
      </w:r>
      <w:r w:rsidR="00277FD1">
        <w:rPr>
          <w:rFonts w:ascii="Times New Roman" w:hAnsi="Times New Roman" w:cs="Times New Roman"/>
          <w:sz w:val="24"/>
          <w:szCs w:val="24"/>
        </w:rPr>
        <w:t xml:space="preserve"> it occurs between</w:t>
      </w:r>
      <w:r>
        <w:rPr>
          <w:rFonts w:ascii="Times New Roman" w:hAnsi="Times New Roman" w:cs="Times New Roman"/>
          <w:sz w:val="24"/>
          <w:szCs w:val="24"/>
        </w:rPr>
        <w:t xml:space="preserve"> </w:t>
      </w:r>
      <w:r w:rsidR="00EC02FB">
        <w:rPr>
          <w:rFonts w:ascii="Times New Roman" w:hAnsi="Times New Roman" w:cs="Times New Roman"/>
          <w:sz w:val="24"/>
          <w:szCs w:val="24"/>
        </w:rPr>
        <w:t xml:space="preserve">the </w:t>
      </w:r>
      <w:r>
        <w:rPr>
          <w:rFonts w:ascii="Times New Roman" w:hAnsi="Times New Roman" w:cs="Times New Roman"/>
          <w:sz w:val="24"/>
          <w:szCs w:val="24"/>
        </w:rPr>
        <w:t xml:space="preserve">elevation range of distribution predicted to </w:t>
      </w:r>
      <w:r w:rsidR="00277FD1">
        <w:rPr>
          <w:rFonts w:ascii="Times New Roman" w:hAnsi="Times New Roman" w:cs="Times New Roman"/>
          <w:sz w:val="24"/>
          <w:szCs w:val="24"/>
        </w:rPr>
        <w:t>96-2300</w:t>
      </w:r>
      <w:r>
        <w:rPr>
          <w:rFonts w:ascii="Times New Roman" w:hAnsi="Times New Roman" w:cs="Times New Roman"/>
          <w:sz w:val="24"/>
          <w:szCs w:val="24"/>
        </w:rPr>
        <w:t>m</w:t>
      </w:r>
      <w:r w:rsidR="008911ED">
        <w:rPr>
          <w:rFonts w:ascii="Times New Roman" w:hAnsi="Times New Roman" w:cs="Times New Roman"/>
          <w:sz w:val="24"/>
          <w:szCs w:val="24"/>
        </w:rPr>
        <w:t xml:space="preserve"> </w:t>
      </w:r>
      <w:proofErr w:type="spellStart"/>
      <w:r w:rsidR="008911ED">
        <w:rPr>
          <w:rFonts w:ascii="Times New Roman" w:hAnsi="Times New Roman" w:cs="Times New Roman"/>
          <w:sz w:val="24"/>
          <w:szCs w:val="24"/>
        </w:rPr>
        <w:t>asl</w:t>
      </w:r>
      <w:proofErr w:type="spellEnd"/>
      <w:r w:rsidR="00242F02">
        <w:rPr>
          <w:rFonts w:ascii="Times New Roman" w:hAnsi="Times New Roman" w:cs="Times New Roman"/>
          <w:sz w:val="24"/>
          <w:szCs w:val="24"/>
        </w:rPr>
        <w:t xml:space="preserve"> </w:t>
      </w:r>
      <w:r w:rsidR="00DD2FC5">
        <w:rPr>
          <w:rFonts w:ascii="Times New Roman" w:hAnsi="Times New Roman" w:cs="Times New Roman"/>
          <w:sz w:val="24"/>
          <w:szCs w:val="24"/>
        </w:rPr>
        <w:t>( Figure3 A</w:t>
      </w:r>
      <w:r w:rsidR="00F250F6">
        <w:rPr>
          <w:rFonts w:ascii="Times New Roman" w:hAnsi="Times New Roman" w:cs="Times New Roman"/>
          <w:sz w:val="24"/>
          <w:szCs w:val="24"/>
        </w:rPr>
        <w:t xml:space="preserve"> and Table 3</w:t>
      </w:r>
      <w:r w:rsidR="00DD2FC5">
        <w:rPr>
          <w:rFonts w:ascii="Times New Roman" w:hAnsi="Times New Roman" w:cs="Times New Roman"/>
          <w:sz w:val="24"/>
          <w:szCs w:val="24"/>
        </w:rPr>
        <w:t xml:space="preserve">).At present scenario total suitable habitat for finger millet cultivation was </w:t>
      </w:r>
      <w:r w:rsidR="000F3F46">
        <w:rPr>
          <w:rFonts w:ascii="Times New Roman" w:hAnsi="Times New Roman" w:cs="Times New Roman"/>
          <w:sz w:val="24"/>
          <w:szCs w:val="24"/>
        </w:rPr>
        <w:t>39.7% (</w:t>
      </w:r>
      <w:r w:rsidR="00DD2FC5">
        <w:rPr>
          <w:rFonts w:ascii="Times New Roman" w:hAnsi="Times New Roman" w:cs="Times New Roman"/>
          <w:sz w:val="24"/>
          <w:szCs w:val="24"/>
        </w:rPr>
        <w:t xml:space="preserve">58512.71 </w:t>
      </w:r>
      <w:r w:rsidR="000F3F46">
        <w:rPr>
          <w:rFonts w:ascii="Times New Roman" w:hAnsi="Times New Roman" w:cs="Times New Roman"/>
          <w:sz w:val="24"/>
          <w:szCs w:val="24"/>
        </w:rPr>
        <w:t>Km</w:t>
      </w:r>
      <w:r w:rsidR="000F3F46" w:rsidRPr="000F3F46">
        <w:rPr>
          <w:rFonts w:ascii="Times New Roman" w:hAnsi="Times New Roman" w:cs="Times New Roman"/>
          <w:sz w:val="24"/>
          <w:szCs w:val="24"/>
          <w:vertAlign w:val="superscript"/>
        </w:rPr>
        <w:t>2</w:t>
      </w:r>
      <w:r w:rsidR="000F3F46">
        <w:rPr>
          <w:rFonts w:ascii="Times New Roman" w:hAnsi="Times New Roman" w:cs="Times New Roman"/>
          <w:sz w:val="24"/>
          <w:szCs w:val="24"/>
        </w:rPr>
        <w:t xml:space="preserve">) </w:t>
      </w:r>
      <w:r w:rsidR="00DD2FC5">
        <w:rPr>
          <w:rFonts w:ascii="Times New Roman" w:hAnsi="Times New Roman" w:cs="Times New Roman"/>
          <w:sz w:val="24"/>
          <w:szCs w:val="24"/>
        </w:rPr>
        <w:t>(Table-2)</w:t>
      </w:r>
      <w:r w:rsidR="00242F02">
        <w:rPr>
          <w:rFonts w:ascii="Times New Roman" w:hAnsi="Times New Roman" w:cs="Times New Roman"/>
          <w:sz w:val="24"/>
          <w:szCs w:val="24"/>
        </w:rPr>
        <w:t>.</w:t>
      </w:r>
      <w:r w:rsidR="00242F02" w:rsidRPr="00242F02">
        <w:rPr>
          <w:rFonts w:ascii="Times New Roman" w:hAnsi="Times New Roman" w:cs="Times New Roman"/>
          <w:sz w:val="24"/>
        </w:rPr>
        <w:t xml:space="preserve"> </w:t>
      </w:r>
      <w:proofErr w:type="spellStart"/>
      <w:r w:rsidR="00242F02" w:rsidRPr="002326EF">
        <w:rPr>
          <w:rFonts w:ascii="Times New Roman" w:hAnsi="Times New Roman" w:cs="Times New Roman"/>
          <w:sz w:val="24"/>
        </w:rPr>
        <w:t>Physiographically</w:t>
      </w:r>
      <w:proofErr w:type="spellEnd"/>
      <w:r w:rsidR="00242F02" w:rsidRPr="002326EF">
        <w:rPr>
          <w:rFonts w:ascii="Times New Roman" w:hAnsi="Times New Roman" w:cs="Times New Roman"/>
          <w:sz w:val="24"/>
        </w:rPr>
        <w:t xml:space="preserve">, the predicted potential habitat suitability suggested that </w:t>
      </w:r>
      <w:r w:rsidR="00242F02">
        <w:rPr>
          <w:rFonts w:ascii="Times New Roman" w:hAnsi="Times New Roman" w:cs="Times New Roman"/>
          <w:sz w:val="24"/>
        </w:rPr>
        <w:t xml:space="preserve">the </w:t>
      </w:r>
      <w:r w:rsidR="00242F02" w:rsidRPr="002326EF">
        <w:rPr>
          <w:rFonts w:ascii="Times New Roman" w:hAnsi="Times New Roman" w:cs="Times New Roman"/>
          <w:sz w:val="24"/>
        </w:rPr>
        <w:t>most suitable area for fing</w:t>
      </w:r>
      <w:r w:rsidR="00507BFD">
        <w:rPr>
          <w:rFonts w:ascii="Times New Roman" w:hAnsi="Times New Roman" w:cs="Times New Roman"/>
          <w:sz w:val="24"/>
        </w:rPr>
        <w:t xml:space="preserve">er millet </w:t>
      </w:r>
      <w:r w:rsidR="00242F02">
        <w:rPr>
          <w:rFonts w:ascii="Times New Roman" w:hAnsi="Times New Roman" w:cs="Times New Roman"/>
          <w:sz w:val="24"/>
        </w:rPr>
        <w:t>are the</w:t>
      </w:r>
      <w:r w:rsidR="00242F02" w:rsidRPr="002326EF">
        <w:rPr>
          <w:rFonts w:ascii="Times New Roman" w:hAnsi="Times New Roman" w:cs="Times New Roman"/>
          <w:sz w:val="24"/>
        </w:rPr>
        <w:t xml:space="preserve"> Siwalik, mid-hill and lower part of mountain region of Nepal</w:t>
      </w:r>
      <w:r w:rsidR="00242F02">
        <w:rPr>
          <w:rFonts w:ascii="Times New Roman" w:hAnsi="Times New Roman" w:cs="Times New Roman"/>
          <w:sz w:val="24"/>
        </w:rPr>
        <w:t xml:space="preserve"> (Figure3A)</w:t>
      </w:r>
      <w:r w:rsidR="00242F02">
        <w:rPr>
          <w:rFonts w:ascii="Times New Roman" w:hAnsi="Times New Roman" w:cs="Times New Roman"/>
          <w:sz w:val="24"/>
          <w:szCs w:val="24"/>
        </w:rPr>
        <w:t>. Similarly,</w:t>
      </w:r>
      <w:r>
        <w:rPr>
          <w:rFonts w:ascii="Times New Roman" w:hAnsi="Times New Roman" w:cs="Times New Roman"/>
          <w:sz w:val="24"/>
          <w:szCs w:val="24"/>
        </w:rPr>
        <w:t xml:space="preserve"> central and eastern </w:t>
      </w:r>
      <w:r w:rsidR="001A2F27">
        <w:rPr>
          <w:rFonts w:ascii="Times New Roman" w:hAnsi="Times New Roman" w:cs="Times New Roman"/>
          <w:sz w:val="24"/>
          <w:szCs w:val="24"/>
        </w:rPr>
        <w:t xml:space="preserve">part of </w:t>
      </w:r>
      <w:r w:rsidR="00D763D0">
        <w:rPr>
          <w:rFonts w:ascii="Times New Roman" w:hAnsi="Times New Roman" w:cs="Times New Roman"/>
          <w:sz w:val="24"/>
          <w:szCs w:val="24"/>
        </w:rPr>
        <w:t>th</w:t>
      </w:r>
      <w:r w:rsidR="00EC02FB">
        <w:rPr>
          <w:rFonts w:ascii="Times New Roman" w:hAnsi="Times New Roman" w:cs="Times New Roman"/>
          <w:sz w:val="24"/>
          <w:szCs w:val="24"/>
        </w:rPr>
        <w:t xml:space="preserve">e </w:t>
      </w:r>
      <w:r w:rsidR="001A2F27">
        <w:rPr>
          <w:rFonts w:ascii="Times New Roman" w:hAnsi="Times New Roman" w:cs="Times New Roman"/>
          <w:sz w:val="24"/>
          <w:szCs w:val="24"/>
        </w:rPr>
        <w:t xml:space="preserve">country showed more suitable than </w:t>
      </w:r>
      <w:r w:rsidR="00EC02FB">
        <w:rPr>
          <w:rFonts w:ascii="Times New Roman" w:hAnsi="Times New Roman" w:cs="Times New Roman"/>
          <w:sz w:val="24"/>
          <w:szCs w:val="24"/>
        </w:rPr>
        <w:t xml:space="preserve">the </w:t>
      </w:r>
      <w:r w:rsidR="001A2F27">
        <w:rPr>
          <w:rFonts w:ascii="Times New Roman" w:hAnsi="Times New Roman" w:cs="Times New Roman"/>
          <w:sz w:val="24"/>
          <w:szCs w:val="24"/>
        </w:rPr>
        <w:t xml:space="preserve">western parts. </w:t>
      </w:r>
    </w:p>
    <w:p w14:paraId="434654E3" w14:textId="77777777" w:rsidR="00341BA8" w:rsidRDefault="00341BA8" w:rsidP="000E22E0">
      <w:pPr>
        <w:autoSpaceDE w:val="0"/>
        <w:autoSpaceDN w:val="0"/>
        <w:adjustRightInd w:val="0"/>
        <w:spacing w:after="0" w:line="360" w:lineRule="auto"/>
        <w:jc w:val="both"/>
        <w:rPr>
          <w:rFonts w:ascii="Times New Roman" w:hAnsi="Times New Roman" w:cs="Times New Roman"/>
          <w:b/>
          <w:sz w:val="24"/>
          <w:szCs w:val="24"/>
        </w:rPr>
      </w:pPr>
      <w:r w:rsidRPr="005654A2">
        <w:rPr>
          <w:rFonts w:ascii="Times New Roman" w:hAnsi="Times New Roman" w:cs="Times New Roman"/>
          <w:b/>
          <w:sz w:val="24"/>
          <w:szCs w:val="24"/>
        </w:rPr>
        <w:t>Future distribution suitability scenarios (Stabl</w:t>
      </w:r>
      <w:r w:rsidR="00F250F6">
        <w:rPr>
          <w:rFonts w:ascii="Times New Roman" w:hAnsi="Times New Roman" w:cs="Times New Roman"/>
          <w:b/>
          <w:sz w:val="24"/>
          <w:szCs w:val="24"/>
        </w:rPr>
        <w:t>e, loss and gain area</w:t>
      </w:r>
      <w:r w:rsidRPr="005654A2">
        <w:rPr>
          <w:rFonts w:ascii="Times New Roman" w:hAnsi="Times New Roman" w:cs="Times New Roman"/>
          <w:b/>
          <w:sz w:val="24"/>
          <w:szCs w:val="24"/>
        </w:rPr>
        <w:t>)</w:t>
      </w:r>
    </w:p>
    <w:p w14:paraId="7C337149" w14:textId="77777777" w:rsidR="005654A2" w:rsidRPr="005654A2" w:rsidRDefault="005654A2" w:rsidP="000E22E0">
      <w:pPr>
        <w:autoSpaceDE w:val="0"/>
        <w:autoSpaceDN w:val="0"/>
        <w:adjustRightInd w:val="0"/>
        <w:spacing w:after="0" w:line="360" w:lineRule="auto"/>
        <w:jc w:val="both"/>
        <w:rPr>
          <w:rFonts w:ascii="Times New Roman" w:hAnsi="Times New Roman" w:cs="Times New Roman"/>
          <w:sz w:val="24"/>
          <w:szCs w:val="24"/>
        </w:rPr>
      </w:pPr>
      <w:r w:rsidRPr="005654A2">
        <w:rPr>
          <w:rFonts w:ascii="Times New Roman" w:hAnsi="Times New Roman" w:cs="Times New Roman"/>
          <w:sz w:val="24"/>
          <w:szCs w:val="24"/>
        </w:rPr>
        <w:t>The current and future potential distribution of finger millet</w:t>
      </w:r>
      <w:r w:rsidR="000F3F46">
        <w:rPr>
          <w:rFonts w:ascii="Times New Roman" w:hAnsi="Times New Roman" w:cs="Times New Roman"/>
          <w:sz w:val="24"/>
          <w:szCs w:val="24"/>
        </w:rPr>
        <w:t xml:space="preserve"> suitable area is presented in F</w:t>
      </w:r>
      <w:r w:rsidRPr="005654A2">
        <w:rPr>
          <w:rFonts w:ascii="Times New Roman" w:hAnsi="Times New Roman" w:cs="Times New Roman"/>
          <w:sz w:val="24"/>
          <w:szCs w:val="24"/>
        </w:rPr>
        <w:t xml:space="preserve">igure3. In the future distribution projections the stable, gain and loss area are presented in solar yellow, green and red </w:t>
      </w:r>
      <w:proofErr w:type="spellStart"/>
      <w:r w:rsidRPr="005654A2">
        <w:rPr>
          <w:rFonts w:ascii="Times New Roman" w:hAnsi="Times New Roman" w:cs="Times New Roman"/>
          <w:sz w:val="24"/>
          <w:szCs w:val="24"/>
        </w:rPr>
        <w:t>colour</w:t>
      </w:r>
      <w:proofErr w:type="spellEnd"/>
      <w:r w:rsidRPr="005654A2">
        <w:rPr>
          <w:rFonts w:ascii="Times New Roman" w:hAnsi="Times New Roman" w:cs="Times New Roman"/>
          <w:sz w:val="24"/>
          <w:szCs w:val="24"/>
        </w:rPr>
        <w:t xml:space="preserve"> respectively in each figure and the amount of stability, gain and loss is well presented with bar diagram on top right corners of each figures(Figure 3 B-I)</w:t>
      </w:r>
      <w:r>
        <w:rPr>
          <w:rFonts w:ascii="Times New Roman" w:hAnsi="Times New Roman" w:cs="Times New Roman"/>
          <w:sz w:val="24"/>
          <w:szCs w:val="24"/>
        </w:rPr>
        <w:t>.</w:t>
      </w:r>
    </w:p>
    <w:p w14:paraId="5C8E0224" w14:textId="77777777" w:rsidR="009E4817" w:rsidRDefault="00F250F6" w:rsidP="009E481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By undertaking visual inspection of the model prediction based on current climatic condition and occurrence records, it is clear that the western part of country is comparatively less suitable than eastern and central parts. The</w:t>
      </w:r>
      <w:r w:rsidR="008911ED">
        <w:rPr>
          <w:rFonts w:ascii="Times New Roman" w:hAnsi="Times New Roman" w:cs="Times New Roman"/>
          <w:sz w:val="24"/>
          <w:szCs w:val="24"/>
        </w:rPr>
        <w:t xml:space="preserve"> future distribution was</w:t>
      </w:r>
      <w:r w:rsidR="001A2F27">
        <w:rPr>
          <w:rFonts w:ascii="Times New Roman" w:hAnsi="Times New Roman" w:cs="Times New Roman"/>
          <w:sz w:val="24"/>
          <w:szCs w:val="24"/>
        </w:rPr>
        <w:t xml:space="preserve"> predicted to shift habitat slightly north</w:t>
      </w:r>
      <w:r w:rsidR="008911ED">
        <w:rPr>
          <w:rFonts w:ascii="Times New Roman" w:hAnsi="Times New Roman" w:cs="Times New Roman"/>
          <w:sz w:val="24"/>
          <w:szCs w:val="24"/>
        </w:rPr>
        <w:t>-</w:t>
      </w:r>
      <w:r w:rsidR="000F3F46">
        <w:rPr>
          <w:rFonts w:ascii="Times New Roman" w:hAnsi="Times New Roman" w:cs="Times New Roman"/>
          <w:sz w:val="24"/>
          <w:szCs w:val="24"/>
        </w:rPr>
        <w:t>east</w:t>
      </w:r>
      <w:r w:rsidR="001A2F27">
        <w:rPr>
          <w:rFonts w:ascii="Times New Roman" w:hAnsi="Times New Roman" w:cs="Times New Roman"/>
          <w:sz w:val="24"/>
          <w:szCs w:val="24"/>
        </w:rPr>
        <w:t xml:space="preserve"> but </w:t>
      </w:r>
      <w:r w:rsidR="008911ED">
        <w:rPr>
          <w:rFonts w:ascii="Times New Roman" w:hAnsi="Times New Roman" w:cs="Times New Roman"/>
          <w:sz w:val="24"/>
          <w:szCs w:val="24"/>
        </w:rPr>
        <w:t>reduces the total suitable area</w:t>
      </w:r>
      <w:r w:rsidR="009E4817" w:rsidRPr="009E4817">
        <w:rPr>
          <w:rFonts w:ascii="Times New Roman" w:hAnsi="Times New Roman" w:cs="Times New Roman"/>
          <w:sz w:val="24"/>
          <w:szCs w:val="24"/>
        </w:rPr>
        <w:t xml:space="preserve"> in the year 2050 and 2070 as compared</w:t>
      </w:r>
      <w:r w:rsidR="00C96C32">
        <w:rPr>
          <w:rFonts w:ascii="Times New Roman" w:hAnsi="Times New Roman" w:cs="Times New Roman"/>
          <w:sz w:val="24"/>
          <w:szCs w:val="24"/>
        </w:rPr>
        <w:t xml:space="preserve"> to</w:t>
      </w:r>
      <w:r w:rsidR="009E4817" w:rsidRPr="009E4817">
        <w:rPr>
          <w:rFonts w:ascii="Times New Roman" w:hAnsi="Times New Roman" w:cs="Times New Roman"/>
          <w:sz w:val="24"/>
          <w:szCs w:val="24"/>
        </w:rPr>
        <w:t xml:space="preserve"> the current situation (Figure-3)</w:t>
      </w:r>
      <w:r w:rsidR="009E4817">
        <w:rPr>
          <w:rFonts w:ascii="Times New Roman" w:hAnsi="Times New Roman" w:cs="Times New Roman"/>
          <w:sz w:val="24"/>
          <w:szCs w:val="24"/>
        </w:rPr>
        <w:t>.</w:t>
      </w:r>
    </w:p>
    <w:p w14:paraId="4EF50C66" w14:textId="77777777" w:rsidR="00495F0F" w:rsidRDefault="00495F0F" w:rsidP="000E22E0">
      <w:pPr>
        <w:autoSpaceDE w:val="0"/>
        <w:autoSpaceDN w:val="0"/>
        <w:adjustRightInd w:val="0"/>
        <w:spacing w:after="0" w:line="360" w:lineRule="auto"/>
        <w:jc w:val="both"/>
        <w:rPr>
          <w:rFonts w:ascii="Times New Roman" w:hAnsi="Times New Roman" w:cs="Times New Roman"/>
          <w:sz w:val="24"/>
          <w:szCs w:val="24"/>
        </w:rPr>
      </w:pPr>
    </w:p>
    <w:tbl>
      <w:tblPr>
        <w:tblStyle w:val="TableGrid"/>
        <w:tblW w:w="11880" w:type="dxa"/>
        <w:tblInd w:w="-1062" w:type="dxa"/>
        <w:tblLayout w:type="fixed"/>
        <w:tblLook w:val="04A0" w:firstRow="1" w:lastRow="0" w:firstColumn="1" w:lastColumn="0" w:noHBand="0" w:noVBand="1"/>
      </w:tblPr>
      <w:tblGrid>
        <w:gridCol w:w="360"/>
        <w:gridCol w:w="11520"/>
      </w:tblGrid>
      <w:tr w:rsidR="0071597B" w14:paraId="4AA024E9" w14:textId="77777777" w:rsidTr="00495F0F">
        <w:trPr>
          <w:cantSplit/>
          <w:trHeight w:val="1134"/>
        </w:trPr>
        <w:tc>
          <w:tcPr>
            <w:tcW w:w="360" w:type="dxa"/>
            <w:textDirection w:val="btLr"/>
          </w:tcPr>
          <w:p w14:paraId="29E97F6B" w14:textId="77777777" w:rsidR="0071597B" w:rsidRDefault="0071597B" w:rsidP="00BE7D6F">
            <w:pPr>
              <w:autoSpaceDE w:val="0"/>
              <w:autoSpaceDN w:val="0"/>
              <w:adjustRightInd w:val="0"/>
              <w:spacing w:after="0" w:line="360" w:lineRule="auto"/>
              <w:ind w:left="113" w:right="113"/>
              <w:rPr>
                <w:rFonts w:ascii="Times New Roman" w:hAnsi="Times New Roman" w:cs="Times New Roman"/>
                <w:sz w:val="24"/>
                <w:szCs w:val="24"/>
              </w:rPr>
            </w:pPr>
            <w:r>
              <w:rPr>
                <w:rFonts w:ascii="Times New Roman" w:hAnsi="Times New Roman" w:cs="Times New Roman"/>
                <w:sz w:val="24"/>
                <w:szCs w:val="24"/>
              </w:rPr>
              <w:lastRenderedPageBreak/>
              <w:t>Current</w:t>
            </w:r>
            <w:r w:rsidR="004F38AA">
              <w:rPr>
                <w:rFonts w:ascii="Times New Roman" w:hAnsi="Times New Roman" w:cs="Times New Roman"/>
                <w:sz w:val="24"/>
                <w:szCs w:val="24"/>
              </w:rPr>
              <w:t xml:space="preserve">                       </w:t>
            </w:r>
          </w:p>
        </w:tc>
        <w:tc>
          <w:tcPr>
            <w:tcW w:w="11520" w:type="dxa"/>
          </w:tcPr>
          <w:p w14:paraId="7DCA07F4" w14:textId="77777777" w:rsidR="0071597B" w:rsidRDefault="00A244F8" w:rsidP="000E22E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5934D0E1">
                <v:shapetype id="_x0000_t202" coordsize="21600,21600" o:spt="202" path="m,l,21600r21600,l21600,xe">
                  <v:stroke joinstyle="miter"/>
                  <v:path gradientshapeok="t" o:connecttype="rect"/>
                </v:shapetype>
                <v:shape id="_x0000_s1026" type="#_x0000_t202" alt="" style="position:absolute;left:0;text-align:left;margin-left:24.95pt;margin-top:76.3pt;width:16.45pt;height:14.85pt;z-index:251661312;mso-wrap-style:square;mso-wrap-edited:f;mso-width-percent:0;mso-height-percent:0;mso-position-horizontal-relative:text;mso-position-vertical-relative:text;mso-width-percent:0;mso-height-percent:0;v-text-anchor:top">
                  <v:textbox style="mso-next-textbox:#_x0000_s1026">
                    <w:txbxContent>
                      <w:p w14:paraId="41A9577E" w14:textId="77777777" w:rsidR="009F060B" w:rsidRPr="00DD2FC5" w:rsidRDefault="009F060B">
                        <w:pPr>
                          <w:rPr>
                            <w:sz w:val="14"/>
                          </w:rPr>
                        </w:pPr>
                        <w:r w:rsidRPr="00DD2FC5">
                          <w:rPr>
                            <w:sz w:val="14"/>
                          </w:rPr>
                          <w:t>A</w:t>
                        </w:r>
                      </w:p>
                    </w:txbxContent>
                  </v:textbox>
                </v:shape>
              </w:pict>
            </w:r>
            <w:r w:rsidR="00DD2FC5" w:rsidRPr="00DD2FC5">
              <w:rPr>
                <w:rFonts w:ascii="Times New Roman" w:hAnsi="Times New Roman" w:cs="Times New Roman"/>
                <w:noProof/>
                <w:sz w:val="24"/>
                <w:szCs w:val="24"/>
              </w:rPr>
              <w:drawing>
                <wp:inline distT="0" distB="0" distL="0" distR="0" wp14:anchorId="1E332A13" wp14:editId="2BE1EA8D">
                  <wp:extent cx="6400800" cy="3971925"/>
                  <wp:effectExtent l="19050" t="0" r="0" b="0"/>
                  <wp:docPr id="2" name="Picture 2" descr="H:\DRL_hard\Finaloutput\fingermillet\reclass\current\suitable current.jpg"/>
                  <wp:cNvGraphicFramePr/>
                  <a:graphic xmlns:a="http://schemas.openxmlformats.org/drawingml/2006/main">
                    <a:graphicData uri="http://schemas.openxmlformats.org/drawingml/2006/picture">
                      <pic:pic xmlns:pic="http://schemas.openxmlformats.org/drawingml/2006/picture">
                        <pic:nvPicPr>
                          <pic:cNvPr id="6" name="Picture 5" descr="H:\DRL_hard\Finaloutput\fingermillet\reclass\current\suitable current.jpg"/>
                          <pic:cNvPicPr/>
                        </pic:nvPicPr>
                        <pic:blipFill>
                          <a:blip r:embed="rId14"/>
                          <a:srcRect/>
                          <a:stretch>
                            <a:fillRect/>
                          </a:stretch>
                        </pic:blipFill>
                        <pic:spPr bwMode="auto">
                          <a:xfrm>
                            <a:off x="0" y="0"/>
                            <a:ext cx="6408194" cy="3976513"/>
                          </a:xfrm>
                          <a:prstGeom prst="rect">
                            <a:avLst/>
                          </a:prstGeom>
                          <a:noFill/>
                          <a:ln w="9525">
                            <a:noFill/>
                            <a:miter lim="800000"/>
                            <a:headEnd/>
                            <a:tailEnd/>
                          </a:ln>
                        </pic:spPr>
                      </pic:pic>
                    </a:graphicData>
                  </a:graphic>
                </wp:inline>
              </w:drawing>
            </w:r>
          </w:p>
        </w:tc>
      </w:tr>
      <w:tr w:rsidR="0071597B" w14:paraId="03286F82" w14:textId="77777777" w:rsidTr="00495F0F">
        <w:trPr>
          <w:cantSplit/>
          <w:trHeight w:val="1134"/>
        </w:trPr>
        <w:tc>
          <w:tcPr>
            <w:tcW w:w="360" w:type="dxa"/>
            <w:textDirection w:val="btLr"/>
          </w:tcPr>
          <w:p w14:paraId="7CB4CF7D" w14:textId="77777777" w:rsidR="0071597B" w:rsidRDefault="00495F0F" w:rsidP="00495F0F">
            <w:pPr>
              <w:autoSpaceDE w:val="0"/>
              <w:autoSpaceDN w:val="0"/>
              <w:adjustRightInd w:val="0"/>
              <w:spacing w:after="0" w:line="360" w:lineRule="auto"/>
              <w:ind w:left="113" w:right="113"/>
              <w:jc w:val="center"/>
              <w:rPr>
                <w:rFonts w:ascii="Times New Roman" w:hAnsi="Times New Roman" w:cs="Times New Roman"/>
                <w:sz w:val="24"/>
                <w:szCs w:val="24"/>
              </w:rPr>
            </w:pPr>
            <w:r>
              <w:rPr>
                <w:rFonts w:ascii="Times New Roman" w:hAnsi="Times New Roman" w:cs="Times New Roman"/>
                <w:sz w:val="24"/>
                <w:szCs w:val="24"/>
              </w:rPr>
              <w:lastRenderedPageBreak/>
              <w:t>future</w:t>
            </w:r>
          </w:p>
        </w:tc>
        <w:tc>
          <w:tcPr>
            <w:tcW w:w="11520" w:type="dxa"/>
          </w:tcPr>
          <w:p w14:paraId="3F88EE3D" w14:textId="77777777" w:rsidR="0071597B" w:rsidRDefault="00DD2FC5" w:rsidP="000E22E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F00049" wp14:editId="5647BAEC">
                  <wp:extent cx="7170644" cy="537798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7168725" cy="5376544"/>
                          </a:xfrm>
                          <a:prstGeom prst="rect">
                            <a:avLst/>
                          </a:prstGeom>
                          <a:noFill/>
                        </pic:spPr>
                      </pic:pic>
                    </a:graphicData>
                  </a:graphic>
                </wp:inline>
              </w:drawing>
            </w:r>
          </w:p>
        </w:tc>
      </w:tr>
      <w:tr w:rsidR="0071597B" w14:paraId="56B4CA70" w14:textId="77777777" w:rsidTr="00495F0F">
        <w:trPr>
          <w:cantSplit/>
          <w:trHeight w:val="1134"/>
        </w:trPr>
        <w:tc>
          <w:tcPr>
            <w:tcW w:w="360" w:type="dxa"/>
            <w:textDirection w:val="btLr"/>
          </w:tcPr>
          <w:p w14:paraId="414A7D6E" w14:textId="77777777" w:rsidR="0071597B" w:rsidRDefault="00495F0F" w:rsidP="00495F0F">
            <w:pPr>
              <w:autoSpaceDE w:val="0"/>
              <w:autoSpaceDN w:val="0"/>
              <w:adjustRightInd w:val="0"/>
              <w:spacing w:after="0" w:line="360" w:lineRule="auto"/>
              <w:ind w:left="113" w:right="113"/>
              <w:jc w:val="center"/>
              <w:rPr>
                <w:rFonts w:ascii="Times New Roman" w:hAnsi="Times New Roman" w:cs="Times New Roman"/>
                <w:sz w:val="24"/>
                <w:szCs w:val="24"/>
              </w:rPr>
            </w:pPr>
            <w:r>
              <w:rPr>
                <w:rFonts w:ascii="Times New Roman" w:hAnsi="Times New Roman" w:cs="Times New Roman"/>
                <w:sz w:val="24"/>
                <w:szCs w:val="24"/>
              </w:rPr>
              <w:lastRenderedPageBreak/>
              <w:t>Future</w:t>
            </w:r>
          </w:p>
        </w:tc>
        <w:tc>
          <w:tcPr>
            <w:tcW w:w="11520" w:type="dxa"/>
          </w:tcPr>
          <w:p w14:paraId="61BACF6F" w14:textId="77777777" w:rsidR="0071597B" w:rsidRDefault="00A244F8" w:rsidP="000E22E0">
            <w:pPr>
              <w:autoSpaceDE w:val="0"/>
              <w:autoSpaceDN w:val="0"/>
              <w:adjustRightInd w:val="0"/>
              <w:spacing w:after="0" w:line="360" w:lineRule="auto"/>
              <w:jc w:val="both"/>
              <w:rPr>
                <w:rFonts w:ascii="Times New Roman" w:hAnsi="Times New Roman" w:cs="Times New Roman"/>
                <w:sz w:val="24"/>
                <w:szCs w:val="24"/>
              </w:rPr>
            </w:pPr>
            <w:r w:rsidRPr="00A244F8">
              <w:rPr>
                <w:rFonts w:ascii="Times New Roman" w:hAnsi="Times New Roman" w:cs="Times New Roman"/>
                <w:noProof/>
                <w:sz w:val="24"/>
                <w:szCs w:val="24"/>
              </w:rPr>
              <w:object w:dxaOrig="7205" w:dyaOrig="5403" w14:anchorId="18DAD7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67.65pt;height:426.8pt;mso-width-percent:0;mso-height-percent:0;mso-width-percent:0;mso-height-percent:0" o:ole="">
                  <v:imagedata r:id="rId16" o:title=""/>
                </v:shape>
                <o:OLEObject Type="Embed" ProgID="PowerPoint.Slide.12" ShapeID="_x0000_i1025" DrawAspect="Content" ObjectID="_1613323216" r:id="rId17"/>
              </w:object>
            </w:r>
          </w:p>
        </w:tc>
      </w:tr>
    </w:tbl>
    <w:p w14:paraId="70C700DA" w14:textId="77777777" w:rsidR="0071597B" w:rsidRDefault="0071597B" w:rsidP="000E22E0">
      <w:pPr>
        <w:autoSpaceDE w:val="0"/>
        <w:autoSpaceDN w:val="0"/>
        <w:adjustRightInd w:val="0"/>
        <w:spacing w:after="0" w:line="360" w:lineRule="auto"/>
        <w:jc w:val="both"/>
        <w:rPr>
          <w:rFonts w:ascii="Times New Roman" w:hAnsi="Times New Roman" w:cs="Times New Roman"/>
          <w:sz w:val="24"/>
          <w:szCs w:val="24"/>
        </w:rPr>
      </w:pPr>
    </w:p>
    <w:p w14:paraId="1D78A70E" w14:textId="77777777" w:rsidR="0001225E" w:rsidRDefault="004807D2" w:rsidP="0001225E">
      <w:pPr>
        <w:autoSpaceDE w:val="0"/>
        <w:autoSpaceDN w:val="0"/>
        <w:adjustRightInd w:val="0"/>
        <w:spacing w:after="0" w:line="360" w:lineRule="auto"/>
        <w:ind w:left="720" w:hanging="720"/>
        <w:rPr>
          <w:rFonts w:ascii="Times New Roman" w:hAnsi="Times New Roman" w:cs="Times New Roman"/>
          <w:sz w:val="24"/>
          <w:szCs w:val="14"/>
        </w:rPr>
      </w:pPr>
      <w:r w:rsidRPr="002326EF">
        <w:rPr>
          <w:rFonts w:ascii="Times New Roman" w:hAnsi="Times New Roman" w:cs="Times New Roman"/>
          <w:sz w:val="24"/>
        </w:rPr>
        <w:t xml:space="preserve">Figure </w:t>
      </w:r>
      <w:r w:rsidR="000C6720" w:rsidRPr="002326EF">
        <w:rPr>
          <w:rFonts w:ascii="Times New Roman" w:hAnsi="Times New Roman" w:cs="Times New Roman"/>
          <w:sz w:val="24"/>
        </w:rPr>
        <w:fldChar w:fldCharType="begin"/>
      </w:r>
      <w:r w:rsidR="00083072" w:rsidRPr="002326EF">
        <w:rPr>
          <w:rFonts w:ascii="Times New Roman" w:hAnsi="Times New Roman" w:cs="Times New Roman"/>
          <w:sz w:val="24"/>
        </w:rPr>
        <w:instrText xml:space="preserve"> SEQ Figure \* ARABIC </w:instrText>
      </w:r>
      <w:r w:rsidR="000C6720" w:rsidRPr="002326EF">
        <w:rPr>
          <w:rFonts w:ascii="Times New Roman" w:hAnsi="Times New Roman" w:cs="Times New Roman"/>
          <w:sz w:val="24"/>
        </w:rPr>
        <w:fldChar w:fldCharType="separate"/>
      </w:r>
      <w:r w:rsidR="00E02567">
        <w:rPr>
          <w:rFonts w:ascii="Times New Roman" w:hAnsi="Times New Roman" w:cs="Times New Roman"/>
          <w:noProof/>
          <w:sz w:val="24"/>
        </w:rPr>
        <w:t>3</w:t>
      </w:r>
      <w:r w:rsidR="000C6720" w:rsidRPr="002326EF">
        <w:rPr>
          <w:rFonts w:ascii="Times New Roman" w:hAnsi="Times New Roman" w:cs="Times New Roman"/>
          <w:sz w:val="24"/>
        </w:rPr>
        <w:fldChar w:fldCharType="end"/>
      </w:r>
      <w:r w:rsidRPr="002326EF">
        <w:rPr>
          <w:rFonts w:ascii="Times New Roman" w:hAnsi="Times New Roman" w:cs="Times New Roman"/>
          <w:sz w:val="24"/>
        </w:rPr>
        <w:t xml:space="preserve">: </w:t>
      </w:r>
      <w:r w:rsidR="00E02567" w:rsidRPr="002326EF">
        <w:rPr>
          <w:rFonts w:ascii="Times New Roman" w:hAnsi="Times New Roman" w:cs="Times New Roman"/>
          <w:sz w:val="24"/>
        </w:rPr>
        <w:t>Predicted</w:t>
      </w:r>
      <w:r w:rsidR="00E02567">
        <w:rPr>
          <w:rFonts w:ascii="Times New Roman" w:hAnsi="Times New Roman" w:cs="Times New Roman"/>
          <w:sz w:val="24"/>
        </w:rPr>
        <w:t xml:space="preserve"> </w:t>
      </w:r>
      <w:r w:rsidR="00E02567" w:rsidRPr="002326EF">
        <w:rPr>
          <w:rFonts w:ascii="Times New Roman" w:hAnsi="Times New Roman" w:cs="Times New Roman"/>
          <w:sz w:val="24"/>
        </w:rPr>
        <w:t>habitat</w:t>
      </w:r>
      <w:r w:rsidRPr="002326EF">
        <w:rPr>
          <w:rFonts w:ascii="Times New Roman" w:hAnsi="Times New Roman" w:cs="Times New Roman"/>
          <w:sz w:val="24"/>
        </w:rPr>
        <w:t xml:space="preserve"> suitability of finger millet in Nepal</w:t>
      </w:r>
      <w:r w:rsidR="00242F02">
        <w:rPr>
          <w:rFonts w:ascii="Times New Roman" w:hAnsi="Times New Roman" w:cs="Times New Roman"/>
          <w:sz w:val="24"/>
        </w:rPr>
        <w:t xml:space="preserve"> (A=current, B-I=future)</w:t>
      </w:r>
      <w:r w:rsidR="0001225E">
        <w:rPr>
          <w:rFonts w:ascii="Times New Roman" w:hAnsi="Times New Roman" w:cs="Times New Roman"/>
          <w:sz w:val="24"/>
        </w:rPr>
        <w:t>.</w:t>
      </w:r>
      <w:r w:rsidR="0001225E" w:rsidRPr="0001225E">
        <w:rPr>
          <w:rFonts w:ascii="Times New Roman" w:hAnsi="Times New Roman" w:cs="Times New Roman"/>
          <w:szCs w:val="24"/>
        </w:rPr>
        <w:t xml:space="preserve"> </w:t>
      </w:r>
      <w:r w:rsidR="00E02567">
        <w:rPr>
          <w:rFonts w:ascii="Times New Roman" w:hAnsi="Times New Roman" w:cs="Times New Roman"/>
          <w:szCs w:val="24"/>
        </w:rPr>
        <w:t>F</w:t>
      </w:r>
      <w:r w:rsidR="0001225E">
        <w:rPr>
          <w:rFonts w:ascii="Times New Roman" w:hAnsi="Times New Roman" w:cs="Times New Roman"/>
          <w:szCs w:val="24"/>
        </w:rPr>
        <w:t xml:space="preserve">uture scenarios </w:t>
      </w:r>
      <w:r w:rsidR="00E02567">
        <w:rPr>
          <w:rFonts w:ascii="Times New Roman" w:hAnsi="Times New Roman" w:cs="Times New Roman"/>
          <w:szCs w:val="24"/>
        </w:rPr>
        <w:t>showed changes</w:t>
      </w:r>
      <w:r w:rsidR="0001225E" w:rsidRPr="00E115CF">
        <w:rPr>
          <w:rFonts w:ascii="Times New Roman" w:hAnsi="Times New Roman" w:cs="Times New Roman"/>
          <w:szCs w:val="24"/>
        </w:rPr>
        <w:t xml:space="preserve"> in habitat suitability of </w:t>
      </w:r>
      <w:r w:rsidR="0001225E">
        <w:rPr>
          <w:rFonts w:ascii="Times New Roman" w:hAnsi="Times New Roman" w:cs="Times New Roman"/>
          <w:szCs w:val="24"/>
        </w:rPr>
        <w:t xml:space="preserve">finger millet </w:t>
      </w:r>
      <w:r w:rsidR="0001225E" w:rsidRPr="00E115CF">
        <w:rPr>
          <w:rFonts w:ascii="Times New Roman" w:hAnsi="Times New Roman" w:cs="Times New Roman"/>
          <w:szCs w:val="24"/>
        </w:rPr>
        <w:t xml:space="preserve">crop in Nepal </w:t>
      </w:r>
      <w:r w:rsidR="0001225E" w:rsidRPr="00E115CF">
        <w:rPr>
          <w:rFonts w:ascii="Times New Roman" w:hAnsi="Times New Roman" w:cs="Times New Roman"/>
          <w:szCs w:val="14"/>
        </w:rPr>
        <w:t xml:space="preserve">in different RCP's (Red regions represent the </w:t>
      </w:r>
      <w:r w:rsidR="0001225E">
        <w:rPr>
          <w:rFonts w:ascii="Times New Roman" w:hAnsi="Times New Roman" w:cs="Times New Roman"/>
          <w:szCs w:val="14"/>
        </w:rPr>
        <w:t xml:space="preserve">area loss, green-gain area </w:t>
      </w:r>
      <w:r w:rsidR="0001225E" w:rsidRPr="00E115CF">
        <w:rPr>
          <w:rFonts w:ascii="Times New Roman" w:hAnsi="Times New Roman" w:cs="Times New Roman"/>
          <w:szCs w:val="14"/>
        </w:rPr>
        <w:t xml:space="preserve"> and yellow </w:t>
      </w:r>
      <w:r w:rsidR="0001225E">
        <w:rPr>
          <w:rFonts w:ascii="Times New Roman" w:hAnsi="Times New Roman" w:cs="Times New Roman"/>
          <w:szCs w:val="14"/>
        </w:rPr>
        <w:t xml:space="preserve">stable </w:t>
      </w:r>
      <w:r w:rsidR="0001225E" w:rsidRPr="00E115CF">
        <w:rPr>
          <w:rFonts w:ascii="Times New Roman" w:hAnsi="Times New Roman" w:cs="Times New Roman"/>
          <w:szCs w:val="14"/>
        </w:rPr>
        <w:t xml:space="preserve"> areas</w:t>
      </w:r>
      <w:r w:rsidR="0001225E">
        <w:rPr>
          <w:rFonts w:ascii="Times New Roman" w:hAnsi="Times New Roman" w:cs="Times New Roman"/>
          <w:szCs w:val="14"/>
        </w:rPr>
        <w:t xml:space="preserve"> with respect to current situations</w:t>
      </w:r>
      <w:r w:rsidR="0001225E" w:rsidRPr="00E115CF">
        <w:rPr>
          <w:rFonts w:ascii="Times New Roman" w:hAnsi="Times New Roman" w:cs="Times New Roman"/>
          <w:szCs w:val="14"/>
        </w:rPr>
        <w:t>.</w:t>
      </w:r>
    </w:p>
    <w:p w14:paraId="38AD814E" w14:textId="77777777" w:rsidR="00507BFD" w:rsidRDefault="00507BFD" w:rsidP="00507BFD">
      <w:pPr>
        <w:jc w:val="both"/>
        <w:rPr>
          <w:rFonts w:ascii="Times New Roman" w:hAnsi="Times New Roman" w:cs="Times New Roman"/>
          <w:sz w:val="24"/>
        </w:rPr>
      </w:pPr>
      <w:r>
        <w:rPr>
          <w:rFonts w:ascii="Times New Roman" w:hAnsi="Times New Roman" w:cs="Times New Roman"/>
          <w:sz w:val="24"/>
        </w:rPr>
        <w:t xml:space="preserve">Our analysis showed that by 2050 there will be decrease in suitable habitat (stable area-yellow </w:t>
      </w:r>
      <w:proofErr w:type="spellStart"/>
      <w:r>
        <w:rPr>
          <w:rFonts w:ascii="Times New Roman" w:hAnsi="Times New Roman" w:cs="Times New Roman"/>
          <w:sz w:val="24"/>
        </w:rPr>
        <w:t>colour</w:t>
      </w:r>
      <w:proofErr w:type="spellEnd"/>
      <w:r>
        <w:rPr>
          <w:rFonts w:ascii="Times New Roman" w:hAnsi="Times New Roman" w:cs="Times New Roman"/>
          <w:sz w:val="24"/>
        </w:rPr>
        <w:t xml:space="preserve">) by 3.3%, 6.5%, 4.8% and 3.8% in RCP's 2.6, 4.5, 6.0 and 8.5 respectively. The total loss area in different RCP's analysis showed by 2050 ranges from 3.9-10.3% (red </w:t>
      </w:r>
      <w:proofErr w:type="spellStart"/>
      <w:r>
        <w:rPr>
          <w:rFonts w:ascii="Times New Roman" w:hAnsi="Times New Roman" w:cs="Times New Roman"/>
          <w:sz w:val="24"/>
        </w:rPr>
        <w:t>colour</w:t>
      </w:r>
      <w:proofErr w:type="spellEnd"/>
      <w:r>
        <w:rPr>
          <w:rFonts w:ascii="Times New Roman" w:hAnsi="Times New Roman" w:cs="Times New Roman"/>
          <w:sz w:val="24"/>
        </w:rPr>
        <w:t xml:space="preserve"> in map) over the current suitable habitat area and 4.3-10.5% area will loss by 2070. Similarly, the suitable habitat will gain (green </w:t>
      </w:r>
      <w:proofErr w:type="spellStart"/>
      <w:r>
        <w:rPr>
          <w:rFonts w:ascii="Times New Roman" w:hAnsi="Times New Roman" w:cs="Times New Roman"/>
          <w:sz w:val="24"/>
        </w:rPr>
        <w:t>colour</w:t>
      </w:r>
      <w:proofErr w:type="spellEnd"/>
      <w:r>
        <w:rPr>
          <w:rFonts w:ascii="Times New Roman" w:hAnsi="Times New Roman" w:cs="Times New Roman"/>
          <w:sz w:val="24"/>
        </w:rPr>
        <w:t xml:space="preserve"> in map) by 5.6%, 3.4%, 3.8 and 4.6% in RCP's 2.6,</w:t>
      </w:r>
      <w:r w:rsidR="00C96C32">
        <w:rPr>
          <w:rFonts w:ascii="Times New Roman" w:hAnsi="Times New Roman" w:cs="Times New Roman"/>
          <w:sz w:val="24"/>
        </w:rPr>
        <w:t xml:space="preserve"> </w:t>
      </w:r>
      <w:r>
        <w:rPr>
          <w:rFonts w:ascii="Times New Roman" w:hAnsi="Times New Roman" w:cs="Times New Roman"/>
          <w:sz w:val="24"/>
        </w:rPr>
        <w:t>4.5, 6.0 and 8.5, respectively by 2050 and by 6.1%,4.1%, 2.9% and 4.1% , respectively by 2070</w:t>
      </w:r>
      <w:r w:rsidR="00C96C32">
        <w:rPr>
          <w:rFonts w:ascii="Times New Roman" w:hAnsi="Times New Roman" w:cs="Times New Roman"/>
          <w:sz w:val="24"/>
        </w:rPr>
        <w:t xml:space="preserve"> </w:t>
      </w:r>
      <w:r>
        <w:rPr>
          <w:rFonts w:ascii="Times New Roman" w:hAnsi="Times New Roman" w:cs="Times New Roman"/>
          <w:sz w:val="24"/>
        </w:rPr>
        <w:t>(Table-2, figure3 B-I)</w:t>
      </w:r>
    </w:p>
    <w:p w14:paraId="7346502B" w14:textId="77777777" w:rsidR="00507BFD" w:rsidRPr="00507BFD" w:rsidRDefault="00507BFD" w:rsidP="00507BFD"/>
    <w:p w14:paraId="6B7E82B8" w14:textId="77777777" w:rsidR="001F056B" w:rsidRPr="00BE7D6F" w:rsidRDefault="001F056B" w:rsidP="0082139C">
      <w:pPr>
        <w:pStyle w:val="Caption"/>
        <w:keepNext/>
        <w:ind w:left="720" w:hanging="720"/>
        <w:rPr>
          <w:rFonts w:ascii="Times New Roman" w:hAnsi="Times New Roman" w:cs="Times New Roman"/>
          <w:b w:val="0"/>
          <w:color w:val="auto"/>
          <w:sz w:val="24"/>
        </w:rPr>
      </w:pPr>
      <w:r w:rsidRPr="00BE7D6F">
        <w:rPr>
          <w:rFonts w:ascii="Times New Roman" w:hAnsi="Times New Roman" w:cs="Times New Roman"/>
          <w:b w:val="0"/>
          <w:color w:val="auto"/>
          <w:sz w:val="24"/>
        </w:rPr>
        <w:t xml:space="preserve">Table </w:t>
      </w:r>
      <w:r w:rsidR="000C6720" w:rsidRPr="00BE7D6F">
        <w:rPr>
          <w:rFonts w:ascii="Times New Roman" w:hAnsi="Times New Roman" w:cs="Times New Roman"/>
          <w:b w:val="0"/>
          <w:color w:val="auto"/>
          <w:sz w:val="24"/>
        </w:rPr>
        <w:fldChar w:fldCharType="begin"/>
      </w:r>
      <w:r w:rsidR="005D5E8B" w:rsidRPr="00BE7D6F">
        <w:rPr>
          <w:rFonts w:ascii="Times New Roman" w:hAnsi="Times New Roman" w:cs="Times New Roman"/>
          <w:b w:val="0"/>
          <w:color w:val="auto"/>
          <w:sz w:val="24"/>
        </w:rPr>
        <w:instrText xml:space="preserve"> SEQ Table \* ARABIC </w:instrText>
      </w:r>
      <w:r w:rsidR="000C6720" w:rsidRPr="00BE7D6F">
        <w:rPr>
          <w:rFonts w:ascii="Times New Roman" w:hAnsi="Times New Roman" w:cs="Times New Roman"/>
          <w:b w:val="0"/>
          <w:color w:val="auto"/>
          <w:sz w:val="24"/>
        </w:rPr>
        <w:fldChar w:fldCharType="separate"/>
      </w:r>
      <w:r w:rsidR="00F250F6" w:rsidRPr="00BE7D6F">
        <w:rPr>
          <w:rFonts w:ascii="Times New Roman" w:hAnsi="Times New Roman" w:cs="Times New Roman"/>
          <w:b w:val="0"/>
          <w:noProof/>
          <w:color w:val="auto"/>
          <w:sz w:val="24"/>
        </w:rPr>
        <w:t>2</w:t>
      </w:r>
      <w:r w:rsidR="000C6720" w:rsidRPr="00BE7D6F">
        <w:rPr>
          <w:rFonts w:ascii="Times New Roman" w:hAnsi="Times New Roman" w:cs="Times New Roman"/>
          <w:b w:val="0"/>
          <w:color w:val="auto"/>
          <w:sz w:val="24"/>
        </w:rPr>
        <w:fldChar w:fldCharType="end"/>
      </w:r>
      <w:r w:rsidRPr="00BE7D6F">
        <w:rPr>
          <w:rFonts w:ascii="Times New Roman" w:hAnsi="Times New Roman" w:cs="Times New Roman"/>
          <w:b w:val="0"/>
          <w:color w:val="auto"/>
          <w:sz w:val="24"/>
        </w:rPr>
        <w:t>: Habitat stable, gain and loss area of finger millet under different RCPs in 2050 and 2070, Km</w:t>
      </w:r>
      <w:r w:rsidRPr="005904AE">
        <w:rPr>
          <w:rFonts w:ascii="Times New Roman" w:hAnsi="Times New Roman" w:cs="Times New Roman"/>
          <w:b w:val="0"/>
          <w:color w:val="auto"/>
          <w:sz w:val="24"/>
          <w:vertAlign w:val="superscript"/>
        </w:rPr>
        <w:t>2</w:t>
      </w:r>
      <w:r w:rsidR="005904AE">
        <w:rPr>
          <w:rFonts w:ascii="Times New Roman" w:hAnsi="Times New Roman" w:cs="Times New Roman"/>
          <w:b w:val="0"/>
          <w:color w:val="auto"/>
          <w:sz w:val="24"/>
        </w:rPr>
        <w:t xml:space="preserve"> (% area of </w:t>
      </w:r>
      <w:r w:rsidRPr="00BE7D6F">
        <w:rPr>
          <w:rFonts w:ascii="Times New Roman" w:hAnsi="Times New Roman" w:cs="Times New Roman"/>
          <w:b w:val="0"/>
          <w:color w:val="auto"/>
          <w:sz w:val="24"/>
        </w:rPr>
        <w:t>change)</w:t>
      </w:r>
    </w:p>
    <w:tbl>
      <w:tblPr>
        <w:tblStyle w:val="TableGrid"/>
        <w:tblW w:w="5081" w:type="pct"/>
        <w:tblLook w:val="04A0" w:firstRow="1" w:lastRow="0" w:firstColumn="1" w:lastColumn="0" w:noHBand="0" w:noVBand="1"/>
      </w:tblPr>
      <w:tblGrid>
        <w:gridCol w:w="2103"/>
        <w:gridCol w:w="2429"/>
        <w:gridCol w:w="1456"/>
        <w:gridCol w:w="1576"/>
        <w:gridCol w:w="1634"/>
        <w:gridCol w:w="990"/>
      </w:tblGrid>
      <w:tr w:rsidR="00964F82" w:rsidRPr="00507BFD" w14:paraId="7639CDAE" w14:textId="77777777" w:rsidTr="005904AE">
        <w:trPr>
          <w:trHeight w:val="300"/>
        </w:trPr>
        <w:tc>
          <w:tcPr>
            <w:tcW w:w="1032" w:type="pct"/>
            <w:noWrap/>
            <w:hideMark/>
          </w:tcPr>
          <w:p w14:paraId="6F69CBD8" w14:textId="77777777" w:rsidR="00964F82" w:rsidRPr="0082139C" w:rsidRDefault="00964F82" w:rsidP="005904AE">
            <w:pPr>
              <w:spacing w:after="0" w:line="240" w:lineRule="exact"/>
              <w:rPr>
                <w:rFonts w:ascii="Times New Roman" w:eastAsia="Times New Roman" w:hAnsi="Times New Roman" w:cs="Times New Roman"/>
                <w:b/>
                <w:color w:val="000000"/>
                <w:sz w:val="24"/>
              </w:rPr>
            </w:pPr>
            <w:r w:rsidRPr="0082139C">
              <w:rPr>
                <w:rFonts w:ascii="Times New Roman" w:eastAsia="Times New Roman" w:hAnsi="Times New Roman" w:cs="Times New Roman"/>
                <w:b/>
                <w:color w:val="000000"/>
                <w:sz w:val="24"/>
              </w:rPr>
              <w:t>Area -Km</w:t>
            </w:r>
            <w:r w:rsidRPr="0082139C">
              <w:rPr>
                <w:rFonts w:ascii="Times New Roman" w:eastAsia="Times New Roman" w:hAnsi="Times New Roman" w:cs="Times New Roman"/>
                <w:b/>
                <w:color w:val="000000"/>
                <w:sz w:val="24"/>
                <w:vertAlign w:val="superscript"/>
              </w:rPr>
              <w:t>2</w:t>
            </w:r>
          </w:p>
        </w:tc>
        <w:tc>
          <w:tcPr>
            <w:tcW w:w="1192" w:type="pct"/>
            <w:noWrap/>
            <w:hideMark/>
          </w:tcPr>
          <w:p w14:paraId="48BE192D" w14:textId="77777777" w:rsidR="00964F82" w:rsidRPr="00507BFD" w:rsidRDefault="00964F82" w:rsidP="005904AE">
            <w:pPr>
              <w:spacing w:after="0" w:line="240" w:lineRule="exact"/>
              <w:rPr>
                <w:rFonts w:ascii="Times New Roman" w:eastAsia="Times New Roman" w:hAnsi="Times New Roman" w:cs="Times New Roman"/>
                <w:b/>
                <w:color w:val="000000"/>
                <w:sz w:val="24"/>
              </w:rPr>
            </w:pPr>
            <w:r w:rsidRPr="00507BFD">
              <w:rPr>
                <w:rFonts w:ascii="Times New Roman" w:eastAsia="Times New Roman" w:hAnsi="Times New Roman" w:cs="Times New Roman"/>
                <w:b/>
                <w:color w:val="000000"/>
                <w:sz w:val="24"/>
              </w:rPr>
              <w:t>Current suitable area</w:t>
            </w:r>
          </w:p>
        </w:tc>
        <w:tc>
          <w:tcPr>
            <w:tcW w:w="2290" w:type="pct"/>
            <w:gridSpan w:val="3"/>
            <w:noWrap/>
            <w:hideMark/>
          </w:tcPr>
          <w:p w14:paraId="3FD8A8FE" w14:textId="77777777" w:rsidR="00964F82" w:rsidRPr="0082139C" w:rsidRDefault="00964F82" w:rsidP="005904AE">
            <w:pPr>
              <w:spacing w:after="0" w:line="240" w:lineRule="exact"/>
              <w:jc w:val="center"/>
              <w:rPr>
                <w:rFonts w:ascii="Times New Roman" w:eastAsia="Times New Roman" w:hAnsi="Times New Roman" w:cs="Times New Roman"/>
                <w:b/>
                <w:color w:val="000000"/>
                <w:sz w:val="24"/>
              </w:rPr>
            </w:pPr>
            <w:r w:rsidRPr="0082139C">
              <w:rPr>
                <w:rFonts w:ascii="Times New Roman" w:eastAsia="Times New Roman" w:hAnsi="Times New Roman" w:cs="Times New Roman"/>
                <w:b/>
                <w:color w:val="000000"/>
                <w:sz w:val="24"/>
              </w:rPr>
              <w:t>58512.71</w:t>
            </w:r>
            <w:r w:rsidR="005904AE">
              <w:rPr>
                <w:rFonts w:ascii="Times New Roman" w:eastAsia="Times New Roman" w:hAnsi="Times New Roman" w:cs="Times New Roman"/>
                <w:b/>
                <w:color w:val="000000"/>
                <w:sz w:val="24"/>
              </w:rPr>
              <w:t>(100)</w:t>
            </w:r>
          </w:p>
        </w:tc>
        <w:tc>
          <w:tcPr>
            <w:tcW w:w="486" w:type="pct"/>
          </w:tcPr>
          <w:p w14:paraId="75D7E359" w14:textId="77777777" w:rsidR="00964F82" w:rsidRPr="0082139C" w:rsidRDefault="00964F82" w:rsidP="005904AE">
            <w:pPr>
              <w:spacing w:after="0" w:line="240" w:lineRule="exact"/>
              <w:jc w:val="center"/>
              <w:rPr>
                <w:rFonts w:ascii="Times New Roman" w:eastAsia="Times New Roman" w:hAnsi="Times New Roman" w:cs="Times New Roman"/>
                <w:b/>
                <w:color w:val="000000"/>
                <w:sz w:val="24"/>
              </w:rPr>
            </w:pPr>
          </w:p>
        </w:tc>
      </w:tr>
      <w:tr w:rsidR="00964F82" w:rsidRPr="00507BFD" w14:paraId="7235AD8C" w14:textId="77777777" w:rsidTr="005904AE">
        <w:trPr>
          <w:trHeight w:val="300"/>
        </w:trPr>
        <w:tc>
          <w:tcPr>
            <w:tcW w:w="1032" w:type="pct"/>
            <w:noWrap/>
            <w:hideMark/>
          </w:tcPr>
          <w:p w14:paraId="22949243" w14:textId="77777777" w:rsidR="00964F82" w:rsidRPr="00507BFD" w:rsidRDefault="00964F82" w:rsidP="005904AE">
            <w:pPr>
              <w:spacing w:after="0" w:line="240" w:lineRule="exact"/>
              <w:rPr>
                <w:rFonts w:ascii="Times New Roman" w:eastAsia="Times New Roman" w:hAnsi="Times New Roman" w:cs="Times New Roman"/>
                <w:b/>
                <w:color w:val="000000"/>
                <w:sz w:val="24"/>
              </w:rPr>
            </w:pPr>
            <w:r w:rsidRPr="00507BFD">
              <w:rPr>
                <w:rFonts w:ascii="Times New Roman" w:eastAsia="Times New Roman" w:hAnsi="Times New Roman" w:cs="Times New Roman"/>
                <w:b/>
                <w:color w:val="000000"/>
                <w:sz w:val="24"/>
              </w:rPr>
              <w:t>Future scenarios</w:t>
            </w:r>
          </w:p>
        </w:tc>
        <w:tc>
          <w:tcPr>
            <w:tcW w:w="1192" w:type="pct"/>
            <w:noWrap/>
            <w:hideMark/>
          </w:tcPr>
          <w:p w14:paraId="38BBC62B" w14:textId="77777777" w:rsidR="00964F82" w:rsidRPr="00BE7D6F" w:rsidRDefault="00964F82" w:rsidP="005904AE">
            <w:pPr>
              <w:spacing w:after="0" w:line="240" w:lineRule="exact"/>
              <w:rPr>
                <w:rFonts w:ascii="Times New Roman" w:eastAsia="Times New Roman" w:hAnsi="Times New Roman" w:cs="Times New Roman"/>
                <w:b/>
                <w:color w:val="000000"/>
                <w:sz w:val="24"/>
              </w:rPr>
            </w:pPr>
            <w:r w:rsidRPr="00BE7D6F">
              <w:rPr>
                <w:rFonts w:ascii="Times New Roman" w:eastAsia="Times New Roman" w:hAnsi="Times New Roman" w:cs="Times New Roman"/>
                <w:b/>
                <w:color w:val="000000"/>
                <w:sz w:val="24"/>
              </w:rPr>
              <w:t>Stable area</w:t>
            </w:r>
          </w:p>
        </w:tc>
        <w:tc>
          <w:tcPr>
            <w:tcW w:w="715" w:type="pct"/>
            <w:noWrap/>
            <w:hideMark/>
          </w:tcPr>
          <w:p w14:paraId="16AE3172" w14:textId="77777777" w:rsidR="00964F82" w:rsidRPr="00BE7D6F" w:rsidRDefault="00964F82" w:rsidP="005904AE">
            <w:pPr>
              <w:spacing w:after="0" w:line="240" w:lineRule="exact"/>
              <w:rPr>
                <w:rFonts w:ascii="Times New Roman" w:eastAsia="Times New Roman" w:hAnsi="Times New Roman" w:cs="Times New Roman"/>
                <w:b/>
                <w:color w:val="000000"/>
                <w:sz w:val="24"/>
              </w:rPr>
            </w:pPr>
            <w:r w:rsidRPr="00BE7D6F">
              <w:rPr>
                <w:rFonts w:ascii="Times New Roman" w:eastAsia="Times New Roman" w:hAnsi="Times New Roman" w:cs="Times New Roman"/>
                <w:b/>
                <w:color w:val="000000"/>
                <w:sz w:val="24"/>
              </w:rPr>
              <w:t>Gain</w:t>
            </w:r>
            <w:r>
              <w:rPr>
                <w:rFonts w:ascii="Times New Roman" w:eastAsia="Times New Roman" w:hAnsi="Times New Roman" w:cs="Times New Roman"/>
                <w:b/>
                <w:color w:val="000000"/>
                <w:sz w:val="24"/>
              </w:rPr>
              <w:t xml:space="preserve"> area</w:t>
            </w:r>
          </w:p>
        </w:tc>
        <w:tc>
          <w:tcPr>
            <w:tcW w:w="773" w:type="pct"/>
            <w:noWrap/>
            <w:hideMark/>
          </w:tcPr>
          <w:p w14:paraId="33ABA361" w14:textId="77777777" w:rsidR="00964F82" w:rsidRPr="00BE7D6F" w:rsidRDefault="00964F82" w:rsidP="005904AE">
            <w:pPr>
              <w:spacing w:after="0" w:line="240" w:lineRule="exact"/>
              <w:rPr>
                <w:rFonts w:ascii="Times New Roman" w:eastAsia="Times New Roman" w:hAnsi="Times New Roman" w:cs="Times New Roman"/>
                <w:b/>
                <w:color w:val="000000"/>
                <w:sz w:val="24"/>
              </w:rPr>
            </w:pPr>
            <w:r w:rsidRPr="00BE7D6F">
              <w:rPr>
                <w:rFonts w:ascii="Times New Roman" w:eastAsia="Times New Roman" w:hAnsi="Times New Roman" w:cs="Times New Roman"/>
                <w:b/>
                <w:color w:val="000000"/>
                <w:sz w:val="24"/>
              </w:rPr>
              <w:t>Loss</w:t>
            </w:r>
            <w:r>
              <w:rPr>
                <w:rFonts w:ascii="Times New Roman" w:eastAsia="Times New Roman" w:hAnsi="Times New Roman" w:cs="Times New Roman"/>
                <w:b/>
                <w:color w:val="000000"/>
                <w:sz w:val="24"/>
              </w:rPr>
              <w:t xml:space="preserve"> area</w:t>
            </w:r>
          </w:p>
        </w:tc>
        <w:tc>
          <w:tcPr>
            <w:tcW w:w="801" w:type="pct"/>
          </w:tcPr>
          <w:p w14:paraId="5AA78638" w14:textId="77777777" w:rsidR="00964F82" w:rsidRPr="00BE7D6F" w:rsidRDefault="00964F82" w:rsidP="005904AE">
            <w:pPr>
              <w:spacing w:after="0" w:line="240" w:lineRule="exact"/>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Net gain or loss area</w:t>
            </w:r>
          </w:p>
        </w:tc>
        <w:tc>
          <w:tcPr>
            <w:tcW w:w="486" w:type="pct"/>
          </w:tcPr>
          <w:p w14:paraId="67D50535" w14:textId="77777777" w:rsidR="00964F82" w:rsidRPr="005904AE" w:rsidRDefault="00964F82" w:rsidP="005904AE">
            <w:pPr>
              <w:spacing w:after="0" w:line="240" w:lineRule="exact"/>
              <w:rPr>
                <w:rFonts w:ascii="Times New Roman" w:eastAsia="Times New Roman" w:hAnsi="Times New Roman" w:cs="Times New Roman"/>
                <w:b/>
                <w:color w:val="000000"/>
                <w:sz w:val="24"/>
                <w:highlight w:val="yellow"/>
              </w:rPr>
            </w:pPr>
            <w:r w:rsidRPr="005904AE">
              <w:rPr>
                <w:rFonts w:ascii="Times New Roman" w:eastAsia="Times New Roman" w:hAnsi="Times New Roman" w:cs="Times New Roman"/>
                <w:b/>
                <w:color w:val="000000"/>
                <w:sz w:val="24"/>
                <w:highlight w:val="yellow"/>
              </w:rPr>
              <w:t>Sig</w:t>
            </w:r>
          </w:p>
        </w:tc>
      </w:tr>
      <w:tr w:rsidR="00964F82" w:rsidRPr="00507BFD" w14:paraId="412C095D" w14:textId="77777777" w:rsidTr="005904AE">
        <w:trPr>
          <w:trHeight w:val="300"/>
        </w:trPr>
        <w:tc>
          <w:tcPr>
            <w:tcW w:w="1032" w:type="pct"/>
            <w:noWrap/>
            <w:hideMark/>
          </w:tcPr>
          <w:p w14:paraId="104FD843"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RCP 2.6_year </w:t>
            </w:r>
            <w:r w:rsidRPr="00507BFD">
              <w:rPr>
                <w:rFonts w:ascii="Times New Roman" w:eastAsia="Times New Roman" w:hAnsi="Times New Roman" w:cs="Times New Roman"/>
                <w:color w:val="000000"/>
                <w:sz w:val="24"/>
              </w:rPr>
              <w:t>2050</w:t>
            </w:r>
          </w:p>
        </w:tc>
        <w:tc>
          <w:tcPr>
            <w:tcW w:w="1192" w:type="pct"/>
            <w:noWrap/>
            <w:hideMark/>
          </w:tcPr>
          <w:p w14:paraId="62283451"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56599.69(96.7)</w:t>
            </w:r>
          </w:p>
        </w:tc>
        <w:tc>
          <w:tcPr>
            <w:tcW w:w="715" w:type="pct"/>
            <w:noWrap/>
            <w:hideMark/>
          </w:tcPr>
          <w:p w14:paraId="3B6BE72F"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3197.33(5.6)</w:t>
            </w:r>
          </w:p>
        </w:tc>
        <w:tc>
          <w:tcPr>
            <w:tcW w:w="773" w:type="pct"/>
            <w:noWrap/>
            <w:hideMark/>
          </w:tcPr>
          <w:p w14:paraId="3590D529"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5133.6(9.1)</w:t>
            </w:r>
          </w:p>
        </w:tc>
        <w:tc>
          <w:tcPr>
            <w:tcW w:w="801" w:type="pct"/>
          </w:tcPr>
          <w:p w14:paraId="104E4CA1"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-1936.27(3.5)</w:t>
            </w:r>
          </w:p>
        </w:tc>
        <w:tc>
          <w:tcPr>
            <w:tcW w:w="486" w:type="pct"/>
          </w:tcPr>
          <w:p w14:paraId="26DE81F3" w14:textId="77777777" w:rsidR="00964F82" w:rsidRPr="005904AE" w:rsidRDefault="00964F82" w:rsidP="005904AE">
            <w:pPr>
              <w:spacing w:after="0" w:line="240" w:lineRule="exact"/>
              <w:rPr>
                <w:rFonts w:ascii="Times New Roman" w:eastAsia="Times New Roman" w:hAnsi="Times New Roman" w:cs="Times New Roman"/>
                <w:color w:val="000000"/>
                <w:sz w:val="24"/>
                <w:highlight w:val="yellow"/>
              </w:rPr>
            </w:pPr>
            <w:r w:rsidRPr="005904AE">
              <w:rPr>
                <w:rFonts w:ascii="Times New Roman" w:eastAsia="Times New Roman" w:hAnsi="Times New Roman" w:cs="Times New Roman"/>
                <w:color w:val="000000"/>
                <w:sz w:val="24"/>
                <w:highlight w:val="yellow"/>
              </w:rPr>
              <w:t>yes</w:t>
            </w:r>
          </w:p>
        </w:tc>
      </w:tr>
      <w:tr w:rsidR="00964F82" w:rsidRPr="00507BFD" w14:paraId="3B5E063E" w14:textId="77777777" w:rsidTr="005904AE">
        <w:trPr>
          <w:trHeight w:val="323"/>
        </w:trPr>
        <w:tc>
          <w:tcPr>
            <w:tcW w:w="1032" w:type="pct"/>
            <w:noWrap/>
            <w:hideMark/>
          </w:tcPr>
          <w:p w14:paraId="51701691"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RCP 2.6_year </w:t>
            </w:r>
            <w:r w:rsidRPr="00507BFD">
              <w:rPr>
                <w:rFonts w:ascii="Times New Roman" w:eastAsia="Times New Roman" w:hAnsi="Times New Roman" w:cs="Times New Roman"/>
                <w:color w:val="000000"/>
                <w:sz w:val="24"/>
              </w:rPr>
              <w:t>2070</w:t>
            </w:r>
          </w:p>
        </w:tc>
        <w:tc>
          <w:tcPr>
            <w:tcW w:w="1192" w:type="pct"/>
            <w:noWrap/>
            <w:hideMark/>
          </w:tcPr>
          <w:p w14:paraId="541E9416" w14:textId="77777777" w:rsidR="005904AE"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56082.51(95.8)</w:t>
            </w:r>
          </w:p>
        </w:tc>
        <w:tc>
          <w:tcPr>
            <w:tcW w:w="715" w:type="pct"/>
            <w:noWrap/>
            <w:hideMark/>
          </w:tcPr>
          <w:p w14:paraId="342400E9"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3401.74(6.1)</w:t>
            </w:r>
          </w:p>
        </w:tc>
        <w:tc>
          <w:tcPr>
            <w:tcW w:w="773" w:type="pct"/>
            <w:noWrap/>
            <w:hideMark/>
          </w:tcPr>
          <w:p w14:paraId="6443BA37"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2436.77(4.3)</w:t>
            </w:r>
          </w:p>
        </w:tc>
        <w:tc>
          <w:tcPr>
            <w:tcW w:w="801" w:type="pct"/>
          </w:tcPr>
          <w:p w14:paraId="154BCC70"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+964.97(1.8)</w:t>
            </w:r>
          </w:p>
        </w:tc>
        <w:tc>
          <w:tcPr>
            <w:tcW w:w="486" w:type="pct"/>
          </w:tcPr>
          <w:p w14:paraId="17EEB337"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r w:rsidR="00964F82" w:rsidRPr="00507BFD" w14:paraId="231BB3AC" w14:textId="77777777" w:rsidTr="005904AE">
        <w:trPr>
          <w:trHeight w:val="300"/>
        </w:trPr>
        <w:tc>
          <w:tcPr>
            <w:tcW w:w="1032" w:type="pct"/>
            <w:noWrap/>
            <w:hideMark/>
          </w:tcPr>
          <w:p w14:paraId="21225A62"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RCP</w:t>
            </w:r>
            <w:r w:rsidRPr="00507BFD">
              <w:rPr>
                <w:rFonts w:ascii="Times New Roman" w:eastAsia="Times New Roman" w:hAnsi="Times New Roman" w:cs="Times New Roman"/>
                <w:color w:val="000000"/>
                <w:sz w:val="24"/>
              </w:rPr>
              <w:t xml:space="preserve"> 4.5</w:t>
            </w:r>
            <w:r>
              <w:rPr>
                <w:rFonts w:ascii="Times New Roman" w:eastAsia="Times New Roman" w:hAnsi="Times New Roman" w:cs="Times New Roman"/>
                <w:color w:val="000000"/>
                <w:sz w:val="24"/>
              </w:rPr>
              <w:t xml:space="preserve">_year </w:t>
            </w:r>
            <w:r w:rsidRPr="00507BFD">
              <w:rPr>
                <w:rFonts w:ascii="Times New Roman" w:eastAsia="Times New Roman" w:hAnsi="Times New Roman" w:cs="Times New Roman"/>
                <w:color w:val="000000"/>
                <w:sz w:val="24"/>
              </w:rPr>
              <w:t>2050</w:t>
            </w:r>
          </w:p>
        </w:tc>
        <w:tc>
          <w:tcPr>
            <w:tcW w:w="1192" w:type="pct"/>
            <w:noWrap/>
            <w:hideMark/>
          </w:tcPr>
          <w:p w14:paraId="3DF21D9F"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54717.76(93.5)</w:t>
            </w:r>
          </w:p>
        </w:tc>
        <w:tc>
          <w:tcPr>
            <w:tcW w:w="715" w:type="pct"/>
            <w:noWrap/>
            <w:hideMark/>
          </w:tcPr>
          <w:p w14:paraId="0C672333"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1856.98(3.4)</w:t>
            </w:r>
          </w:p>
        </w:tc>
        <w:tc>
          <w:tcPr>
            <w:tcW w:w="773" w:type="pct"/>
            <w:noWrap/>
            <w:hideMark/>
          </w:tcPr>
          <w:p w14:paraId="6BBE051C"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5671.18(10.3)</w:t>
            </w:r>
          </w:p>
        </w:tc>
        <w:tc>
          <w:tcPr>
            <w:tcW w:w="801" w:type="pct"/>
          </w:tcPr>
          <w:p w14:paraId="73D6FC1A"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-3814.2(6.9)</w:t>
            </w:r>
          </w:p>
        </w:tc>
        <w:tc>
          <w:tcPr>
            <w:tcW w:w="486" w:type="pct"/>
          </w:tcPr>
          <w:p w14:paraId="1992783E"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r w:rsidR="00964F82" w:rsidRPr="00507BFD" w14:paraId="615DD053" w14:textId="77777777" w:rsidTr="005904AE">
        <w:trPr>
          <w:trHeight w:val="300"/>
        </w:trPr>
        <w:tc>
          <w:tcPr>
            <w:tcW w:w="1032" w:type="pct"/>
            <w:noWrap/>
            <w:hideMark/>
          </w:tcPr>
          <w:p w14:paraId="78C89C75"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RCP 4.5_year </w:t>
            </w:r>
            <w:r w:rsidRPr="00507BFD">
              <w:rPr>
                <w:rFonts w:ascii="Times New Roman" w:eastAsia="Times New Roman" w:hAnsi="Times New Roman" w:cs="Times New Roman"/>
                <w:color w:val="000000"/>
                <w:sz w:val="24"/>
              </w:rPr>
              <w:t>2070</w:t>
            </w:r>
          </w:p>
        </w:tc>
        <w:tc>
          <w:tcPr>
            <w:tcW w:w="1192" w:type="pct"/>
            <w:noWrap/>
            <w:hideMark/>
          </w:tcPr>
          <w:p w14:paraId="43271F94"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56018.34(95.7)</w:t>
            </w:r>
          </w:p>
        </w:tc>
        <w:tc>
          <w:tcPr>
            <w:tcW w:w="715" w:type="pct"/>
            <w:noWrap/>
            <w:hideMark/>
          </w:tcPr>
          <w:p w14:paraId="4EF339F8"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2248.46(4.1)</w:t>
            </w:r>
          </w:p>
        </w:tc>
        <w:tc>
          <w:tcPr>
            <w:tcW w:w="773" w:type="pct"/>
            <w:noWrap/>
            <w:hideMark/>
          </w:tcPr>
          <w:p w14:paraId="6403CAB0"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2511.68(4.5)</w:t>
            </w:r>
          </w:p>
        </w:tc>
        <w:tc>
          <w:tcPr>
            <w:tcW w:w="801" w:type="pct"/>
          </w:tcPr>
          <w:p w14:paraId="0083BBDA"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-263.22(0.4)</w:t>
            </w:r>
          </w:p>
        </w:tc>
        <w:tc>
          <w:tcPr>
            <w:tcW w:w="486" w:type="pct"/>
          </w:tcPr>
          <w:p w14:paraId="58CA3B9D"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r w:rsidR="00964F82" w:rsidRPr="00507BFD" w14:paraId="6B8D3FF3" w14:textId="77777777" w:rsidTr="005904AE">
        <w:trPr>
          <w:trHeight w:val="300"/>
        </w:trPr>
        <w:tc>
          <w:tcPr>
            <w:tcW w:w="1032" w:type="pct"/>
            <w:noWrap/>
            <w:hideMark/>
          </w:tcPr>
          <w:p w14:paraId="670DE0BC"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RCP 6.0_year </w:t>
            </w:r>
            <w:r w:rsidRPr="00507BFD">
              <w:rPr>
                <w:rFonts w:ascii="Times New Roman" w:eastAsia="Times New Roman" w:hAnsi="Times New Roman" w:cs="Times New Roman"/>
                <w:color w:val="000000"/>
                <w:sz w:val="24"/>
              </w:rPr>
              <w:t>2050</w:t>
            </w:r>
          </w:p>
        </w:tc>
        <w:tc>
          <w:tcPr>
            <w:tcW w:w="1192" w:type="pct"/>
            <w:noWrap/>
            <w:hideMark/>
          </w:tcPr>
          <w:p w14:paraId="1A736B4F"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55716.17(95.2)</w:t>
            </w:r>
          </w:p>
        </w:tc>
        <w:tc>
          <w:tcPr>
            <w:tcW w:w="715" w:type="pct"/>
            <w:noWrap/>
            <w:hideMark/>
          </w:tcPr>
          <w:p w14:paraId="58E87576"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2120.07(3.8)</w:t>
            </w:r>
          </w:p>
        </w:tc>
        <w:tc>
          <w:tcPr>
            <w:tcW w:w="773" w:type="pct"/>
            <w:noWrap/>
            <w:hideMark/>
          </w:tcPr>
          <w:p w14:paraId="68EF1FCF"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4932.29(8.9)</w:t>
            </w:r>
          </w:p>
        </w:tc>
        <w:tc>
          <w:tcPr>
            <w:tcW w:w="801" w:type="pct"/>
          </w:tcPr>
          <w:p w14:paraId="38A43046"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-2812.22(5.1)</w:t>
            </w:r>
          </w:p>
        </w:tc>
        <w:tc>
          <w:tcPr>
            <w:tcW w:w="486" w:type="pct"/>
          </w:tcPr>
          <w:p w14:paraId="0DDCD2BC"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r w:rsidR="00964F82" w:rsidRPr="00507BFD" w14:paraId="30552BB4" w14:textId="77777777" w:rsidTr="005904AE">
        <w:trPr>
          <w:trHeight w:val="300"/>
        </w:trPr>
        <w:tc>
          <w:tcPr>
            <w:tcW w:w="1032" w:type="pct"/>
            <w:noWrap/>
            <w:hideMark/>
          </w:tcPr>
          <w:p w14:paraId="24DB3C53"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RCP</w:t>
            </w:r>
            <w:r w:rsidRPr="00507BFD">
              <w:rPr>
                <w:rFonts w:ascii="Times New Roman" w:eastAsia="Times New Roman" w:hAnsi="Times New Roman" w:cs="Times New Roman"/>
                <w:color w:val="000000"/>
                <w:sz w:val="24"/>
              </w:rPr>
              <w:t xml:space="preserve"> 6.0</w:t>
            </w:r>
            <w:r>
              <w:rPr>
                <w:rFonts w:ascii="Times New Roman" w:eastAsia="Times New Roman" w:hAnsi="Times New Roman" w:cs="Times New Roman"/>
                <w:color w:val="000000"/>
                <w:sz w:val="24"/>
              </w:rPr>
              <w:t>_year</w:t>
            </w:r>
            <w:r w:rsidRPr="00507BFD">
              <w:rPr>
                <w:rFonts w:ascii="Times New Roman" w:eastAsia="Times New Roman" w:hAnsi="Times New Roman" w:cs="Times New Roman"/>
                <w:color w:val="000000"/>
                <w:sz w:val="24"/>
              </w:rPr>
              <w:t>2070</w:t>
            </w:r>
          </w:p>
        </w:tc>
        <w:tc>
          <w:tcPr>
            <w:tcW w:w="1192" w:type="pct"/>
            <w:noWrap/>
            <w:hideMark/>
          </w:tcPr>
          <w:p w14:paraId="09A5F720"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54436.83(93.1)</w:t>
            </w:r>
          </w:p>
        </w:tc>
        <w:tc>
          <w:tcPr>
            <w:tcW w:w="715" w:type="pct"/>
            <w:noWrap/>
            <w:hideMark/>
          </w:tcPr>
          <w:p w14:paraId="3F06383A"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1595.15(2.9)</w:t>
            </w:r>
          </w:p>
        </w:tc>
        <w:tc>
          <w:tcPr>
            <w:tcW w:w="773" w:type="pct"/>
            <w:noWrap/>
            <w:hideMark/>
          </w:tcPr>
          <w:p w14:paraId="6CA7EC59"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5689.2(10.5)</w:t>
            </w:r>
          </w:p>
        </w:tc>
        <w:tc>
          <w:tcPr>
            <w:tcW w:w="801" w:type="pct"/>
          </w:tcPr>
          <w:p w14:paraId="01230607"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-4094.05(7.6)</w:t>
            </w:r>
          </w:p>
        </w:tc>
        <w:tc>
          <w:tcPr>
            <w:tcW w:w="486" w:type="pct"/>
          </w:tcPr>
          <w:p w14:paraId="37AAD90A"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r w:rsidR="00964F82" w:rsidRPr="00507BFD" w14:paraId="6DE72DE2" w14:textId="77777777" w:rsidTr="005904AE">
        <w:trPr>
          <w:trHeight w:val="300"/>
        </w:trPr>
        <w:tc>
          <w:tcPr>
            <w:tcW w:w="1032" w:type="pct"/>
            <w:noWrap/>
            <w:hideMark/>
          </w:tcPr>
          <w:p w14:paraId="4E7A59E1"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RCP 8.5_year</w:t>
            </w:r>
            <w:r w:rsidRPr="00507BFD">
              <w:rPr>
                <w:rFonts w:ascii="Times New Roman" w:eastAsia="Times New Roman" w:hAnsi="Times New Roman" w:cs="Times New Roman"/>
                <w:color w:val="000000"/>
                <w:sz w:val="24"/>
              </w:rPr>
              <w:t>2050</w:t>
            </w:r>
          </w:p>
        </w:tc>
        <w:tc>
          <w:tcPr>
            <w:tcW w:w="1192" w:type="pct"/>
            <w:noWrap/>
            <w:hideMark/>
          </w:tcPr>
          <w:p w14:paraId="46D6DD23"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56357.93(96.3)</w:t>
            </w:r>
          </w:p>
        </w:tc>
        <w:tc>
          <w:tcPr>
            <w:tcW w:w="715" w:type="pct"/>
            <w:noWrap/>
            <w:hideMark/>
          </w:tcPr>
          <w:p w14:paraId="3BEE5DBC"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2594.41(4.6)</w:t>
            </w:r>
          </w:p>
        </w:tc>
        <w:tc>
          <w:tcPr>
            <w:tcW w:w="773" w:type="pct"/>
            <w:noWrap/>
            <w:hideMark/>
          </w:tcPr>
          <w:p w14:paraId="428EBCDB"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2166.39(3.9)</w:t>
            </w:r>
          </w:p>
        </w:tc>
        <w:tc>
          <w:tcPr>
            <w:tcW w:w="801" w:type="pct"/>
          </w:tcPr>
          <w:p w14:paraId="78EFE2F0"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+428.02(0.7)</w:t>
            </w:r>
          </w:p>
        </w:tc>
        <w:tc>
          <w:tcPr>
            <w:tcW w:w="486" w:type="pct"/>
          </w:tcPr>
          <w:p w14:paraId="25E21909"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r w:rsidR="00964F82" w:rsidRPr="00507BFD" w14:paraId="2E53F106" w14:textId="77777777" w:rsidTr="005904AE">
        <w:trPr>
          <w:trHeight w:val="233"/>
        </w:trPr>
        <w:tc>
          <w:tcPr>
            <w:tcW w:w="1032" w:type="pct"/>
            <w:noWrap/>
            <w:hideMark/>
          </w:tcPr>
          <w:p w14:paraId="58D8191B"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RCP 8.5_year 2070</w:t>
            </w:r>
          </w:p>
        </w:tc>
        <w:tc>
          <w:tcPr>
            <w:tcW w:w="1192" w:type="pct"/>
            <w:noWrap/>
            <w:hideMark/>
          </w:tcPr>
          <w:p w14:paraId="75481120"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55184.56(94.3)</w:t>
            </w:r>
          </w:p>
        </w:tc>
        <w:tc>
          <w:tcPr>
            <w:tcW w:w="715" w:type="pct"/>
            <w:noWrap/>
            <w:hideMark/>
          </w:tcPr>
          <w:p w14:paraId="68C5DD2D"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2248.46(4.1)</w:t>
            </w:r>
          </w:p>
        </w:tc>
        <w:tc>
          <w:tcPr>
            <w:tcW w:w="773" w:type="pct"/>
            <w:noWrap/>
            <w:hideMark/>
          </w:tcPr>
          <w:p w14:paraId="09C2FE90" w14:textId="77777777" w:rsidR="00964F82" w:rsidRPr="00507BFD" w:rsidRDefault="00964F82" w:rsidP="005904AE">
            <w:pPr>
              <w:keepNext/>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5590.8(10.2)</w:t>
            </w:r>
          </w:p>
        </w:tc>
        <w:tc>
          <w:tcPr>
            <w:tcW w:w="801" w:type="pct"/>
          </w:tcPr>
          <w:p w14:paraId="18AC8D6B" w14:textId="77777777" w:rsidR="00964F82" w:rsidRPr="00507BFD" w:rsidRDefault="00964F82" w:rsidP="005904AE">
            <w:pPr>
              <w:keepNext/>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-3342.34(6.1)</w:t>
            </w:r>
          </w:p>
        </w:tc>
        <w:tc>
          <w:tcPr>
            <w:tcW w:w="486" w:type="pct"/>
          </w:tcPr>
          <w:p w14:paraId="2EB9F0B4"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bl>
    <w:p w14:paraId="65523F88" w14:textId="77777777" w:rsidR="00507BFD" w:rsidRDefault="00507BFD" w:rsidP="006B051F">
      <w:pPr>
        <w:rPr>
          <w:rFonts w:ascii="Times New Roman" w:hAnsi="Times New Roman" w:cs="Times New Roman"/>
          <w:sz w:val="24"/>
        </w:rPr>
      </w:pPr>
    </w:p>
    <w:p w14:paraId="1F5C21C5" w14:textId="77777777" w:rsidR="002326EF" w:rsidRPr="002326EF" w:rsidRDefault="002326EF" w:rsidP="006B051F">
      <w:pPr>
        <w:rPr>
          <w:rFonts w:ascii="Times New Roman" w:hAnsi="Times New Roman" w:cs="Times New Roman"/>
          <w:b/>
          <w:sz w:val="24"/>
        </w:rPr>
      </w:pPr>
      <w:r w:rsidRPr="002326EF">
        <w:rPr>
          <w:rFonts w:ascii="Times New Roman" w:hAnsi="Times New Roman" w:cs="Times New Roman"/>
          <w:b/>
          <w:sz w:val="24"/>
        </w:rPr>
        <w:t xml:space="preserve">Changes in </w:t>
      </w:r>
      <w:r>
        <w:rPr>
          <w:rFonts w:ascii="Times New Roman" w:hAnsi="Times New Roman" w:cs="Times New Roman"/>
          <w:b/>
          <w:sz w:val="24"/>
        </w:rPr>
        <w:t>potential s</w:t>
      </w:r>
      <w:r w:rsidRPr="002326EF">
        <w:rPr>
          <w:rFonts w:ascii="Times New Roman" w:hAnsi="Times New Roman" w:cs="Times New Roman"/>
          <w:b/>
          <w:sz w:val="24"/>
        </w:rPr>
        <w:t>uitable area under climate change</w:t>
      </w:r>
      <w:r>
        <w:rPr>
          <w:rFonts w:ascii="Times New Roman" w:hAnsi="Times New Roman" w:cs="Times New Roman"/>
          <w:b/>
          <w:sz w:val="24"/>
        </w:rPr>
        <w:t xml:space="preserve"> scenarios</w:t>
      </w:r>
    </w:p>
    <w:p w14:paraId="2C88427B" w14:textId="77777777" w:rsidR="003B2901" w:rsidRDefault="004226F0" w:rsidP="000E22E0">
      <w:pPr>
        <w:spacing w:line="360" w:lineRule="auto"/>
        <w:jc w:val="both"/>
        <w:rPr>
          <w:rFonts w:ascii="Times New Roman" w:hAnsi="Times New Roman" w:cs="Times New Roman"/>
          <w:sz w:val="24"/>
          <w:szCs w:val="24"/>
        </w:rPr>
      </w:pPr>
      <w:r w:rsidRPr="004226F0">
        <w:rPr>
          <w:rFonts w:ascii="Times New Roman" w:hAnsi="Times New Roman" w:cs="Times New Roman"/>
          <w:sz w:val="24"/>
          <w:szCs w:val="24"/>
        </w:rPr>
        <w:t>The predicted climatically suitable area fo</w:t>
      </w:r>
      <w:r w:rsidR="00862A86">
        <w:rPr>
          <w:rFonts w:ascii="Times New Roman" w:hAnsi="Times New Roman" w:cs="Times New Roman"/>
          <w:sz w:val="24"/>
          <w:szCs w:val="24"/>
        </w:rPr>
        <w:t>r finger millet under the RCP</w:t>
      </w:r>
      <w:r w:rsidR="00507BFD">
        <w:rPr>
          <w:rFonts w:ascii="Times New Roman" w:hAnsi="Times New Roman" w:cs="Times New Roman"/>
          <w:sz w:val="24"/>
          <w:szCs w:val="24"/>
        </w:rPr>
        <w:t xml:space="preserve"> </w:t>
      </w:r>
      <w:r w:rsidR="00862A86">
        <w:rPr>
          <w:rFonts w:ascii="Times New Roman" w:hAnsi="Times New Roman" w:cs="Times New Roman"/>
          <w:sz w:val="24"/>
          <w:szCs w:val="24"/>
        </w:rPr>
        <w:t>2.6</w:t>
      </w:r>
      <w:r w:rsidRPr="004226F0">
        <w:rPr>
          <w:rFonts w:ascii="Times New Roman" w:hAnsi="Times New Roman" w:cs="Times New Roman"/>
          <w:sz w:val="24"/>
          <w:szCs w:val="24"/>
        </w:rPr>
        <w:t xml:space="preserve"> climate change</w:t>
      </w:r>
      <w:r w:rsidR="00862A86">
        <w:rPr>
          <w:rFonts w:ascii="Times New Roman" w:hAnsi="Times New Roman" w:cs="Times New Roman"/>
          <w:sz w:val="24"/>
          <w:szCs w:val="24"/>
        </w:rPr>
        <w:t xml:space="preserve"> scenario would </w:t>
      </w:r>
      <w:r w:rsidR="003B2901">
        <w:rPr>
          <w:rFonts w:ascii="Times New Roman" w:hAnsi="Times New Roman" w:cs="Times New Roman"/>
          <w:sz w:val="24"/>
          <w:szCs w:val="24"/>
        </w:rPr>
        <w:t>net loss</w:t>
      </w:r>
      <w:r w:rsidR="008F4294">
        <w:rPr>
          <w:rFonts w:ascii="Times New Roman" w:hAnsi="Times New Roman" w:cs="Times New Roman"/>
          <w:sz w:val="24"/>
          <w:szCs w:val="24"/>
        </w:rPr>
        <w:t xml:space="preserve"> area (green)</w:t>
      </w:r>
      <w:r w:rsidR="003B2901">
        <w:rPr>
          <w:rFonts w:ascii="Times New Roman" w:hAnsi="Times New Roman" w:cs="Times New Roman"/>
          <w:sz w:val="24"/>
          <w:szCs w:val="24"/>
        </w:rPr>
        <w:t xml:space="preserve"> by 3.5% within</w:t>
      </w:r>
      <w:r w:rsidRPr="004226F0">
        <w:rPr>
          <w:rFonts w:ascii="Times New Roman" w:hAnsi="Times New Roman" w:cs="Times New Roman"/>
          <w:sz w:val="24"/>
          <w:szCs w:val="24"/>
        </w:rPr>
        <w:t xml:space="preserve"> </w:t>
      </w:r>
      <w:r w:rsidR="003B2901">
        <w:rPr>
          <w:rFonts w:ascii="Times New Roman" w:hAnsi="Times New Roman" w:cs="Times New Roman"/>
          <w:sz w:val="24"/>
          <w:szCs w:val="24"/>
        </w:rPr>
        <w:t>but the model predicted to net gain by 1.8% under 2.6 RCP by</w:t>
      </w:r>
      <w:r w:rsidRPr="004226F0">
        <w:rPr>
          <w:rFonts w:ascii="Times New Roman" w:hAnsi="Times New Roman" w:cs="Times New Roman"/>
          <w:sz w:val="24"/>
          <w:szCs w:val="24"/>
        </w:rPr>
        <w:t>20</w:t>
      </w:r>
      <w:r w:rsidR="003B2901">
        <w:rPr>
          <w:rFonts w:ascii="Times New Roman" w:hAnsi="Times New Roman" w:cs="Times New Roman"/>
          <w:sz w:val="24"/>
          <w:szCs w:val="24"/>
        </w:rPr>
        <w:t>7</w:t>
      </w:r>
      <w:r w:rsidRPr="004226F0">
        <w:rPr>
          <w:rFonts w:ascii="Times New Roman" w:hAnsi="Times New Roman" w:cs="Times New Roman"/>
          <w:sz w:val="24"/>
          <w:szCs w:val="24"/>
        </w:rPr>
        <w:t>0</w:t>
      </w:r>
      <w:r w:rsidR="003B2901">
        <w:rPr>
          <w:rFonts w:ascii="Times New Roman" w:hAnsi="Times New Roman" w:cs="Times New Roman"/>
          <w:sz w:val="24"/>
          <w:szCs w:val="24"/>
        </w:rPr>
        <w:t xml:space="preserve">. Similarly, the net suitable area for finger millet would be lost from 5.1 to 6.9% under RCP 6.0 and 4.5 by 2050 however 0.7% area would gain under extreme condition of climate </w:t>
      </w:r>
      <w:proofErr w:type="spellStart"/>
      <w:r w:rsidR="003B2901">
        <w:rPr>
          <w:rFonts w:ascii="Times New Roman" w:hAnsi="Times New Roman" w:cs="Times New Roman"/>
          <w:sz w:val="24"/>
          <w:szCs w:val="24"/>
        </w:rPr>
        <w:t>ie</w:t>
      </w:r>
      <w:proofErr w:type="spellEnd"/>
      <w:r w:rsidR="003B2901">
        <w:rPr>
          <w:rFonts w:ascii="Times New Roman" w:hAnsi="Times New Roman" w:cs="Times New Roman"/>
          <w:sz w:val="24"/>
          <w:szCs w:val="24"/>
        </w:rPr>
        <w:t xml:space="preserve"> 8.5 RCP . On the other hand net suitable area for 2070 would loss by 0.4- 7.6% under different RCPs (Table-2 Figure3 )</w:t>
      </w:r>
    </w:p>
    <w:p w14:paraId="026B4034" w14:textId="77777777" w:rsidR="000750E2" w:rsidRDefault="008911ED" w:rsidP="002716E5">
      <w:pPr>
        <w:spacing w:line="360" w:lineRule="auto"/>
        <w:jc w:val="both"/>
        <w:rPr>
          <w:rFonts w:ascii="Times New Roman" w:hAnsi="Times New Roman" w:cs="Times New Roman"/>
          <w:sz w:val="24"/>
        </w:rPr>
      </w:pPr>
      <w:r w:rsidRPr="00D834F2">
        <w:rPr>
          <w:rFonts w:ascii="Times New Roman" w:hAnsi="Times New Roman" w:cs="Times New Roman"/>
          <w:sz w:val="24"/>
        </w:rPr>
        <w:t>With climate change</w:t>
      </w:r>
      <w:r w:rsidR="00375170" w:rsidRPr="00D834F2">
        <w:rPr>
          <w:rFonts w:ascii="Times New Roman" w:hAnsi="Times New Roman" w:cs="Times New Roman"/>
          <w:sz w:val="24"/>
        </w:rPr>
        <w:t>, the</w:t>
      </w:r>
      <w:r w:rsidRPr="00D834F2">
        <w:rPr>
          <w:rFonts w:ascii="Times New Roman" w:hAnsi="Times New Roman" w:cs="Times New Roman"/>
          <w:sz w:val="24"/>
        </w:rPr>
        <w:t xml:space="preserve"> most suitable </w:t>
      </w:r>
      <w:r w:rsidR="00375170" w:rsidRPr="00D834F2">
        <w:rPr>
          <w:rFonts w:ascii="Times New Roman" w:hAnsi="Times New Roman" w:cs="Times New Roman"/>
          <w:sz w:val="24"/>
        </w:rPr>
        <w:t>habitat</w:t>
      </w:r>
      <w:r w:rsidR="00D46468" w:rsidRPr="00D834F2">
        <w:rPr>
          <w:rFonts w:ascii="Times New Roman" w:hAnsi="Times New Roman" w:cs="Times New Roman"/>
          <w:sz w:val="24"/>
        </w:rPr>
        <w:t xml:space="preserve"> </w:t>
      </w:r>
      <w:r w:rsidR="00375170" w:rsidRPr="00D834F2">
        <w:rPr>
          <w:rFonts w:ascii="Times New Roman" w:hAnsi="Times New Roman" w:cs="Times New Roman"/>
          <w:sz w:val="24"/>
        </w:rPr>
        <w:t>for</w:t>
      </w:r>
      <w:r w:rsidR="00D46468" w:rsidRPr="00D834F2">
        <w:rPr>
          <w:rFonts w:ascii="Times New Roman" w:hAnsi="Times New Roman" w:cs="Times New Roman"/>
          <w:sz w:val="24"/>
        </w:rPr>
        <w:t xml:space="preserve"> </w:t>
      </w:r>
      <w:r w:rsidRPr="00D834F2">
        <w:rPr>
          <w:rFonts w:ascii="Times New Roman" w:hAnsi="Times New Roman" w:cs="Times New Roman"/>
          <w:sz w:val="24"/>
        </w:rPr>
        <w:t>finger millet from all level of elevation w</w:t>
      </w:r>
      <w:r w:rsidR="00375170" w:rsidRPr="00D834F2">
        <w:rPr>
          <w:rFonts w:ascii="Times New Roman" w:hAnsi="Times New Roman" w:cs="Times New Roman"/>
          <w:sz w:val="24"/>
        </w:rPr>
        <w:t xml:space="preserve">ill </w:t>
      </w:r>
      <w:r w:rsidR="00C96C32">
        <w:rPr>
          <w:rFonts w:ascii="Times New Roman" w:hAnsi="Times New Roman" w:cs="Times New Roman"/>
          <w:sz w:val="24"/>
        </w:rPr>
        <w:t>decrease</w:t>
      </w:r>
      <w:r w:rsidRPr="00D834F2">
        <w:rPr>
          <w:rFonts w:ascii="Times New Roman" w:hAnsi="Times New Roman" w:cs="Times New Roman"/>
          <w:sz w:val="24"/>
        </w:rPr>
        <w:t xml:space="preserve"> with respect to </w:t>
      </w:r>
      <w:r w:rsidR="00375170" w:rsidRPr="00D834F2">
        <w:rPr>
          <w:rFonts w:ascii="Times New Roman" w:hAnsi="Times New Roman" w:cs="Times New Roman"/>
          <w:sz w:val="24"/>
        </w:rPr>
        <w:t xml:space="preserve">the </w:t>
      </w:r>
      <w:r w:rsidRPr="00D834F2">
        <w:rPr>
          <w:rFonts w:ascii="Times New Roman" w:hAnsi="Times New Roman" w:cs="Times New Roman"/>
          <w:sz w:val="24"/>
        </w:rPr>
        <w:t>present climatic scenarios.</w:t>
      </w:r>
      <w:r w:rsidR="00D834F2">
        <w:rPr>
          <w:rFonts w:ascii="Times New Roman" w:hAnsi="Times New Roman" w:cs="Times New Roman"/>
          <w:sz w:val="24"/>
        </w:rPr>
        <w:t xml:space="preserve"> The net suitable area of finger millet in all </w:t>
      </w:r>
      <w:r w:rsidR="00AC1540" w:rsidRPr="00D834F2">
        <w:rPr>
          <w:rFonts w:ascii="Times New Roman" w:hAnsi="Times New Roman" w:cs="Times New Roman"/>
          <w:sz w:val="24"/>
        </w:rPr>
        <w:t xml:space="preserve">RCPs </w:t>
      </w:r>
      <w:r w:rsidRPr="00D834F2">
        <w:rPr>
          <w:rFonts w:ascii="Times New Roman" w:hAnsi="Times New Roman" w:cs="Times New Roman"/>
          <w:sz w:val="24"/>
        </w:rPr>
        <w:t>f</w:t>
      </w:r>
      <w:r w:rsidR="00375170" w:rsidRPr="00D834F2">
        <w:rPr>
          <w:rFonts w:ascii="Times New Roman" w:hAnsi="Times New Roman" w:cs="Times New Roman"/>
          <w:sz w:val="24"/>
        </w:rPr>
        <w:t>r</w:t>
      </w:r>
      <w:r w:rsidRPr="00D834F2">
        <w:rPr>
          <w:rFonts w:ascii="Times New Roman" w:hAnsi="Times New Roman" w:cs="Times New Roman"/>
          <w:sz w:val="24"/>
        </w:rPr>
        <w:t xml:space="preserve">om </w:t>
      </w:r>
      <w:r w:rsidR="00D834F2">
        <w:rPr>
          <w:rFonts w:ascii="Times New Roman" w:hAnsi="Times New Roman" w:cs="Times New Roman"/>
          <w:sz w:val="24"/>
        </w:rPr>
        <w:t xml:space="preserve">Nepal </w:t>
      </w:r>
      <w:r w:rsidRPr="00D834F2">
        <w:rPr>
          <w:rFonts w:ascii="Times New Roman" w:hAnsi="Times New Roman" w:cs="Times New Roman"/>
          <w:sz w:val="24"/>
        </w:rPr>
        <w:t xml:space="preserve">would be lost </w:t>
      </w:r>
      <w:r w:rsidR="002B1032" w:rsidRPr="00D834F2">
        <w:rPr>
          <w:rFonts w:ascii="Times New Roman" w:hAnsi="Times New Roman" w:cs="Times New Roman"/>
          <w:sz w:val="24"/>
        </w:rPr>
        <w:t>in the year 2050 and 2070</w:t>
      </w:r>
      <w:r w:rsidR="000750E2">
        <w:rPr>
          <w:rFonts w:ascii="Times New Roman" w:hAnsi="Times New Roman" w:cs="Times New Roman"/>
          <w:sz w:val="24"/>
        </w:rPr>
        <w:t xml:space="preserve"> except RCPs 2.6 and 8.5 for year 2050 which showed comparatively small area of gain</w:t>
      </w:r>
      <w:r w:rsidR="002B1032" w:rsidRPr="00E610E8">
        <w:rPr>
          <w:rFonts w:ascii="Times New Roman" w:hAnsi="Times New Roman" w:cs="Times New Roman"/>
          <w:sz w:val="24"/>
          <w:highlight w:val="yellow"/>
        </w:rPr>
        <w:t xml:space="preserve">.  </w:t>
      </w:r>
      <w:proofErr w:type="spellStart"/>
      <w:r w:rsidR="002B1032" w:rsidRPr="00E610E8">
        <w:rPr>
          <w:rFonts w:ascii="Times New Roman" w:hAnsi="Times New Roman" w:cs="Times New Roman"/>
          <w:sz w:val="24"/>
          <w:highlight w:val="yellow"/>
        </w:rPr>
        <w:t>Physiographically</w:t>
      </w:r>
      <w:proofErr w:type="spellEnd"/>
      <w:r w:rsidR="002B1032" w:rsidRPr="00E610E8">
        <w:rPr>
          <w:rFonts w:ascii="Times New Roman" w:hAnsi="Times New Roman" w:cs="Times New Roman"/>
          <w:sz w:val="24"/>
          <w:highlight w:val="yellow"/>
        </w:rPr>
        <w:t xml:space="preserve">, a major decrease in the suitable area of finger millet </w:t>
      </w:r>
      <w:r w:rsidR="000750E2" w:rsidRPr="00E610E8">
        <w:rPr>
          <w:rFonts w:ascii="Times New Roman" w:hAnsi="Times New Roman" w:cs="Times New Roman"/>
          <w:sz w:val="24"/>
          <w:highlight w:val="yellow"/>
        </w:rPr>
        <w:t>is</w:t>
      </w:r>
      <w:r w:rsidR="00D46468" w:rsidRPr="00E610E8">
        <w:rPr>
          <w:rFonts w:ascii="Times New Roman" w:hAnsi="Times New Roman" w:cs="Times New Roman"/>
          <w:sz w:val="24"/>
          <w:highlight w:val="yellow"/>
        </w:rPr>
        <w:t xml:space="preserve"> </w:t>
      </w:r>
      <w:r w:rsidR="002B1032" w:rsidRPr="00E610E8">
        <w:rPr>
          <w:rFonts w:ascii="Times New Roman" w:hAnsi="Times New Roman" w:cs="Times New Roman"/>
          <w:sz w:val="24"/>
          <w:highlight w:val="yellow"/>
        </w:rPr>
        <w:t>seen in mid-hills and lower part of high mountain</w:t>
      </w:r>
      <w:r w:rsidR="00445BE3" w:rsidRPr="00E610E8">
        <w:rPr>
          <w:rFonts w:ascii="Times New Roman" w:hAnsi="Times New Roman" w:cs="Times New Roman"/>
          <w:sz w:val="24"/>
          <w:highlight w:val="yellow"/>
        </w:rPr>
        <w:t>)</w:t>
      </w:r>
      <w:r w:rsidR="002326EF" w:rsidRPr="00E610E8">
        <w:rPr>
          <w:rFonts w:ascii="Times New Roman" w:hAnsi="Times New Roman" w:cs="Times New Roman"/>
          <w:sz w:val="24"/>
          <w:highlight w:val="yellow"/>
        </w:rPr>
        <w:t>.</w:t>
      </w:r>
    </w:p>
    <w:p w14:paraId="678AC45C" w14:textId="77777777" w:rsidR="007B64AD" w:rsidRDefault="00D834F2" w:rsidP="002716E5">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1A1814">
        <w:rPr>
          <w:rFonts w:ascii="Times New Roman" w:hAnsi="Times New Roman" w:cs="Times New Roman"/>
          <w:sz w:val="24"/>
        </w:rPr>
        <w:t>By 2050, in RCP'</w:t>
      </w:r>
      <w:r w:rsidR="007322E3">
        <w:rPr>
          <w:rFonts w:ascii="Times New Roman" w:hAnsi="Times New Roman" w:cs="Times New Roman"/>
          <w:sz w:val="24"/>
        </w:rPr>
        <w:t xml:space="preserve">s 2.6 the major area will shrink </w:t>
      </w:r>
      <w:r w:rsidR="000750E2">
        <w:rPr>
          <w:rFonts w:ascii="Times New Roman" w:hAnsi="Times New Roman" w:cs="Times New Roman"/>
          <w:sz w:val="24"/>
        </w:rPr>
        <w:t>in</w:t>
      </w:r>
      <w:r w:rsidR="007322E3">
        <w:rPr>
          <w:rFonts w:ascii="Times New Roman" w:hAnsi="Times New Roman" w:cs="Times New Roman"/>
          <w:sz w:val="24"/>
        </w:rPr>
        <w:t xml:space="preserve"> far western </w:t>
      </w:r>
      <w:r w:rsidR="000750E2">
        <w:rPr>
          <w:rFonts w:ascii="Times New Roman" w:hAnsi="Times New Roman" w:cs="Times New Roman"/>
          <w:sz w:val="24"/>
        </w:rPr>
        <w:t>Nepal</w:t>
      </w:r>
      <w:r w:rsidR="00933FCC">
        <w:rPr>
          <w:rFonts w:ascii="Times New Roman" w:hAnsi="Times New Roman" w:cs="Times New Roman"/>
          <w:sz w:val="24"/>
        </w:rPr>
        <w:t xml:space="preserve"> specifically in</w:t>
      </w:r>
      <w:r w:rsidR="007322E3">
        <w:rPr>
          <w:rFonts w:ascii="Times New Roman" w:hAnsi="Times New Roman" w:cs="Times New Roman"/>
          <w:sz w:val="24"/>
        </w:rPr>
        <w:t xml:space="preserve"> </w:t>
      </w:r>
      <w:proofErr w:type="spellStart"/>
      <w:r w:rsidR="007322E3">
        <w:rPr>
          <w:rFonts w:ascii="Times New Roman" w:hAnsi="Times New Roman" w:cs="Times New Roman"/>
          <w:sz w:val="24"/>
        </w:rPr>
        <w:t>Mahakali</w:t>
      </w:r>
      <w:proofErr w:type="spellEnd"/>
      <w:r w:rsidR="007322E3">
        <w:rPr>
          <w:rFonts w:ascii="Times New Roman" w:hAnsi="Times New Roman" w:cs="Times New Roman"/>
          <w:sz w:val="24"/>
        </w:rPr>
        <w:t xml:space="preserve"> and </w:t>
      </w:r>
      <w:proofErr w:type="spellStart"/>
      <w:r w:rsidR="007322E3">
        <w:rPr>
          <w:rFonts w:ascii="Times New Roman" w:hAnsi="Times New Roman" w:cs="Times New Roman"/>
          <w:sz w:val="24"/>
        </w:rPr>
        <w:t>Karnali</w:t>
      </w:r>
      <w:proofErr w:type="spellEnd"/>
      <w:r w:rsidR="007322E3">
        <w:rPr>
          <w:rFonts w:ascii="Times New Roman" w:hAnsi="Times New Roman" w:cs="Times New Roman"/>
          <w:sz w:val="24"/>
        </w:rPr>
        <w:t xml:space="preserve"> zone</w:t>
      </w:r>
      <w:r w:rsidR="00933FCC">
        <w:rPr>
          <w:rFonts w:ascii="Times New Roman" w:hAnsi="Times New Roman" w:cs="Times New Roman"/>
          <w:sz w:val="24"/>
        </w:rPr>
        <w:t xml:space="preserve">s </w:t>
      </w:r>
      <w:r w:rsidR="007322E3">
        <w:rPr>
          <w:rFonts w:ascii="Times New Roman" w:hAnsi="Times New Roman" w:cs="Times New Roman"/>
          <w:sz w:val="24"/>
        </w:rPr>
        <w:t xml:space="preserve">and some area Sagarmatha and </w:t>
      </w:r>
      <w:proofErr w:type="spellStart"/>
      <w:r w:rsidR="007322E3">
        <w:rPr>
          <w:rFonts w:ascii="Times New Roman" w:hAnsi="Times New Roman" w:cs="Times New Roman"/>
          <w:sz w:val="24"/>
        </w:rPr>
        <w:t>Koshi</w:t>
      </w:r>
      <w:proofErr w:type="spellEnd"/>
      <w:r w:rsidR="007322E3">
        <w:rPr>
          <w:rFonts w:ascii="Times New Roman" w:hAnsi="Times New Roman" w:cs="Times New Roman"/>
          <w:sz w:val="24"/>
        </w:rPr>
        <w:t xml:space="preserve"> zones </w:t>
      </w:r>
      <w:r w:rsidR="00933FCC">
        <w:rPr>
          <w:rFonts w:ascii="Times New Roman" w:hAnsi="Times New Roman" w:cs="Times New Roman"/>
          <w:sz w:val="24"/>
        </w:rPr>
        <w:t>in</w:t>
      </w:r>
      <w:r w:rsidR="007322E3">
        <w:rPr>
          <w:rFonts w:ascii="Times New Roman" w:hAnsi="Times New Roman" w:cs="Times New Roman"/>
          <w:sz w:val="24"/>
        </w:rPr>
        <w:t xml:space="preserve"> east. Similarly, some area will </w:t>
      </w:r>
      <w:r w:rsidR="00933FCC">
        <w:rPr>
          <w:rFonts w:ascii="Times New Roman" w:hAnsi="Times New Roman" w:cs="Times New Roman"/>
          <w:sz w:val="24"/>
        </w:rPr>
        <w:t xml:space="preserve">be </w:t>
      </w:r>
      <w:r w:rsidR="007322E3">
        <w:rPr>
          <w:rFonts w:ascii="Times New Roman" w:hAnsi="Times New Roman" w:cs="Times New Roman"/>
          <w:sz w:val="24"/>
        </w:rPr>
        <w:t>gain</w:t>
      </w:r>
      <w:r w:rsidR="00933FCC">
        <w:rPr>
          <w:rFonts w:ascii="Times New Roman" w:hAnsi="Times New Roman" w:cs="Times New Roman"/>
          <w:sz w:val="24"/>
        </w:rPr>
        <w:t>ed in</w:t>
      </w:r>
      <w:r w:rsidR="007322E3">
        <w:rPr>
          <w:rFonts w:ascii="Times New Roman" w:hAnsi="Times New Roman" w:cs="Times New Roman"/>
          <w:sz w:val="24"/>
        </w:rPr>
        <w:t xml:space="preserve"> m</w:t>
      </w:r>
      <w:r w:rsidR="00933FCC">
        <w:rPr>
          <w:rFonts w:ascii="Times New Roman" w:hAnsi="Times New Roman" w:cs="Times New Roman"/>
          <w:sz w:val="24"/>
        </w:rPr>
        <w:t>id-western region</w:t>
      </w:r>
      <w:r w:rsidR="000750E2">
        <w:rPr>
          <w:rFonts w:ascii="Times New Roman" w:hAnsi="Times New Roman" w:cs="Times New Roman"/>
          <w:sz w:val="24"/>
        </w:rPr>
        <w:t xml:space="preserve"> of  Nepal</w:t>
      </w:r>
      <w:r w:rsidR="00933FCC">
        <w:rPr>
          <w:rFonts w:ascii="Times New Roman" w:hAnsi="Times New Roman" w:cs="Times New Roman"/>
          <w:sz w:val="24"/>
        </w:rPr>
        <w:t xml:space="preserve"> (F</w:t>
      </w:r>
      <w:r w:rsidR="007322E3">
        <w:rPr>
          <w:rFonts w:ascii="Times New Roman" w:hAnsi="Times New Roman" w:cs="Times New Roman"/>
          <w:sz w:val="24"/>
        </w:rPr>
        <w:t>igu</w:t>
      </w:r>
      <w:r w:rsidR="00933FCC">
        <w:rPr>
          <w:rFonts w:ascii="Times New Roman" w:hAnsi="Times New Roman" w:cs="Times New Roman"/>
          <w:sz w:val="24"/>
        </w:rPr>
        <w:t>re-3B) and almost similar trend</w:t>
      </w:r>
      <w:r w:rsidR="007322E3">
        <w:rPr>
          <w:rFonts w:ascii="Times New Roman" w:hAnsi="Times New Roman" w:cs="Times New Roman"/>
          <w:sz w:val="24"/>
        </w:rPr>
        <w:t xml:space="preserve"> for 2070 in 2.6 RCPs</w:t>
      </w:r>
      <w:r w:rsidR="00507BFD">
        <w:rPr>
          <w:rFonts w:ascii="Times New Roman" w:hAnsi="Times New Roman" w:cs="Times New Roman"/>
          <w:sz w:val="24"/>
        </w:rPr>
        <w:t xml:space="preserve"> </w:t>
      </w:r>
      <w:r w:rsidR="001A1814">
        <w:rPr>
          <w:rFonts w:ascii="Times New Roman" w:hAnsi="Times New Roman" w:cs="Times New Roman"/>
          <w:sz w:val="24"/>
        </w:rPr>
        <w:lastRenderedPageBreak/>
        <w:t>(figure3c). In RCP's</w:t>
      </w:r>
      <w:r w:rsidR="007322E3">
        <w:rPr>
          <w:rFonts w:ascii="Times New Roman" w:hAnsi="Times New Roman" w:cs="Times New Roman"/>
          <w:sz w:val="24"/>
        </w:rPr>
        <w:t xml:space="preserve"> 4.5  for both 2050 and 2070 year, the major part of suitable area</w:t>
      </w:r>
      <w:r w:rsidR="00933FCC">
        <w:rPr>
          <w:rFonts w:ascii="Times New Roman" w:hAnsi="Times New Roman" w:cs="Times New Roman"/>
          <w:sz w:val="24"/>
        </w:rPr>
        <w:t xml:space="preserve"> for finger millet</w:t>
      </w:r>
      <w:r w:rsidR="007322E3">
        <w:rPr>
          <w:rFonts w:ascii="Times New Roman" w:hAnsi="Times New Roman" w:cs="Times New Roman"/>
          <w:sz w:val="24"/>
        </w:rPr>
        <w:t xml:space="preserve"> will</w:t>
      </w:r>
      <w:r w:rsidR="00933FCC">
        <w:rPr>
          <w:rFonts w:ascii="Times New Roman" w:hAnsi="Times New Roman" w:cs="Times New Roman"/>
          <w:sz w:val="24"/>
        </w:rPr>
        <w:t xml:space="preserve"> be</w:t>
      </w:r>
      <w:r w:rsidR="007322E3">
        <w:rPr>
          <w:rFonts w:ascii="Times New Roman" w:hAnsi="Times New Roman" w:cs="Times New Roman"/>
          <w:sz w:val="24"/>
        </w:rPr>
        <w:t xml:space="preserve"> los</w:t>
      </w:r>
      <w:r w:rsidR="00933FCC">
        <w:rPr>
          <w:rFonts w:ascii="Times New Roman" w:hAnsi="Times New Roman" w:cs="Times New Roman"/>
          <w:sz w:val="24"/>
        </w:rPr>
        <w:t>e</w:t>
      </w:r>
      <w:r w:rsidR="007322E3">
        <w:rPr>
          <w:rFonts w:ascii="Times New Roman" w:hAnsi="Times New Roman" w:cs="Times New Roman"/>
          <w:sz w:val="24"/>
        </w:rPr>
        <w:t xml:space="preserve"> </w:t>
      </w:r>
      <w:r w:rsidR="00933FCC">
        <w:rPr>
          <w:rFonts w:ascii="Times New Roman" w:hAnsi="Times New Roman" w:cs="Times New Roman"/>
          <w:sz w:val="24"/>
        </w:rPr>
        <w:t>in</w:t>
      </w:r>
      <w:r w:rsidR="007322E3">
        <w:rPr>
          <w:rFonts w:ascii="Times New Roman" w:hAnsi="Times New Roman" w:cs="Times New Roman"/>
          <w:sz w:val="24"/>
        </w:rPr>
        <w:t xml:space="preserve"> mid and far regions (green area in map) </w:t>
      </w:r>
      <w:r w:rsidR="001A1814">
        <w:rPr>
          <w:rFonts w:ascii="Times New Roman" w:hAnsi="Times New Roman" w:cs="Times New Roman"/>
          <w:sz w:val="24"/>
        </w:rPr>
        <w:t>(</w:t>
      </w:r>
      <w:r w:rsidR="00933FCC">
        <w:rPr>
          <w:rFonts w:ascii="Times New Roman" w:hAnsi="Times New Roman" w:cs="Times New Roman"/>
          <w:sz w:val="24"/>
        </w:rPr>
        <w:t>F</w:t>
      </w:r>
      <w:r w:rsidR="007322E3">
        <w:rPr>
          <w:rFonts w:ascii="Times New Roman" w:hAnsi="Times New Roman" w:cs="Times New Roman"/>
          <w:sz w:val="24"/>
        </w:rPr>
        <w:t>igure 3 D,</w:t>
      </w:r>
      <w:r w:rsidR="00933FCC">
        <w:rPr>
          <w:rFonts w:ascii="Times New Roman" w:hAnsi="Times New Roman" w:cs="Times New Roman"/>
          <w:sz w:val="24"/>
        </w:rPr>
        <w:t xml:space="preserve"> </w:t>
      </w:r>
      <w:r w:rsidR="007322E3">
        <w:rPr>
          <w:rFonts w:ascii="Times New Roman" w:hAnsi="Times New Roman" w:cs="Times New Roman"/>
          <w:sz w:val="24"/>
        </w:rPr>
        <w:t>E). In RCP's 6.0 t</w:t>
      </w:r>
      <w:r w:rsidR="000750E2">
        <w:rPr>
          <w:rFonts w:ascii="Times New Roman" w:hAnsi="Times New Roman" w:cs="Times New Roman"/>
          <w:sz w:val="24"/>
        </w:rPr>
        <w:t>he suitable area will shrink</w:t>
      </w:r>
      <w:r w:rsidR="007322E3">
        <w:rPr>
          <w:rFonts w:ascii="Times New Roman" w:hAnsi="Times New Roman" w:cs="Times New Roman"/>
          <w:sz w:val="24"/>
        </w:rPr>
        <w:t xml:space="preserve"> throughout the country especially </w:t>
      </w:r>
      <w:r w:rsidR="00933FCC">
        <w:rPr>
          <w:rFonts w:ascii="Times New Roman" w:hAnsi="Times New Roman" w:cs="Times New Roman"/>
          <w:sz w:val="24"/>
        </w:rPr>
        <w:t>in</w:t>
      </w:r>
      <w:r w:rsidR="007322E3">
        <w:rPr>
          <w:rFonts w:ascii="Times New Roman" w:hAnsi="Times New Roman" w:cs="Times New Roman"/>
          <w:sz w:val="24"/>
        </w:rPr>
        <w:t xml:space="preserve"> upper mountain and lower parts of mid-hills except some of the are</w:t>
      </w:r>
      <w:r w:rsidR="004F3B38">
        <w:rPr>
          <w:rFonts w:ascii="Times New Roman" w:hAnsi="Times New Roman" w:cs="Times New Roman"/>
          <w:sz w:val="24"/>
        </w:rPr>
        <w:t>as gain in</w:t>
      </w:r>
      <w:r w:rsidR="00933FCC">
        <w:rPr>
          <w:rFonts w:ascii="Times New Roman" w:hAnsi="Times New Roman" w:cs="Times New Roman"/>
          <w:sz w:val="24"/>
        </w:rPr>
        <w:t xml:space="preserve"> eastern mid-hills(F</w:t>
      </w:r>
      <w:r w:rsidR="007322E3">
        <w:rPr>
          <w:rFonts w:ascii="Times New Roman" w:hAnsi="Times New Roman" w:cs="Times New Roman"/>
          <w:sz w:val="24"/>
        </w:rPr>
        <w:t>igure 3</w:t>
      </w:r>
      <w:r w:rsidR="009E303D">
        <w:rPr>
          <w:rFonts w:ascii="Times New Roman" w:hAnsi="Times New Roman" w:cs="Times New Roman"/>
          <w:sz w:val="24"/>
        </w:rPr>
        <w:t>F,G) for both 2050 and 2070 and almost similar pattern follow</w:t>
      </w:r>
      <w:r w:rsidR="001A1814">
        <w:rPr>
          <w:rFonts w:ascii="Times New Roman" w:hAnsi="Times New Roman" w:cs="Times New Roman"/>
          <w:sz w:val="24"/>
        </w:rPr>
        <w:t>ed</w:t>
      </w:r>
      <w:r w:rsidR="009E303D">
        <w:rPr>
          <w:rFonts w:ascii="Times New Roman" w:hAnsi="Times New Roman" w:cs="Times New Roman"/>
          <w:sz w:val="24"/>
        </w:rPr>
        <w:t xml:space="preserve"> for RC</w:t>
      </w:r>
      <w:r w:rsidR="00315054">
        <w:rPr>
          <w:rFonts w:ascii="Times New Roman" w:hAnsi="Times New Roman" w:cs="Times New Roman"/>
          <w:sz w:val="24"/>
        </w:rPr>
        <w:t>Ps 8.5 for 2050 and 2070 also (F</w:t>
      </w:r>
      <w:r w:rsidR="009E303D">
        <w:rPr>
          <w:rFonts w:ascii="Times New Roman" w:hAnsi="Times New Roman" w:cs="Times New Roman"/>
          <w:sz w:val="24"/>
        </w:rPr>
        <w:t>igure3 H, I).</w:t>
      </w:r>
    </w:p>
    <w:p w14:paraId="519BE37A" w14:textId="77777777" w:rsidR="00DC571B" w:rsidRPr="004F3B38" w:rsidRDefault="00445BE3" w:rsidP="002716E5">
      <w:pPr>
        <w:spacing w:line="360" w:lineRule="auto"/>
        <w:jc w:val="both"/>
        <w:rPr>
          <w:rFonts w:ascii="Times New Roman" w:hAnsi="Times New Roman" w:cs="Times New Roman"/>
          <w:sz w:val="24"/>
        </w:rPr>
      </w:pPr>
      <w:r>
        <w:rPr>
          <w:rFonts w:ascii="Times New Roman" w:hAnsi="Times New Roman" w:cs="Times New Roman"/>
          <w:sz w:val="24"/>
        </w:rPr>
        <w:t xml:space="preserve">At present the most suitable habitat </w:t>
      </w:r>
      <w:r w:rsidR="00375170">
        <w:rPr>
          <w:rFonts w:ascii="Times New Roman" w:hAnsi="Times New Roman" w:cs="Times New Roman"/>
          <w:sz w:val="24"/>
        </w:rPr>
        <w:t xml:space="preserve">for </w:t>
      </w:r>
      <w:r>
        <w:rPr>
          <w:rFonts w:ascii="Times New Roman" w:hAnsi="Times New Roman" w:cs="Times New Roman"/>
          <w:sz w:val="24"/>
        </w:rPr>
        <w:t xml:space="preserve">finger millet showed </w:t>
      </w:r>
      <w:r w:rsidR="00375170">
        <w:rPr>
          <w:rFonts w:ascii="Times New Roman" w:hAnsi="Times New Roman" w:cs="Times New Roman"/>
          <w:sz w:val="24"/>
        </w:rPr>
        <w:t xml:space="preserve">a </w:t>
      </w:r>
      <w:r w:rsidR="00D46468">
        <w:rPr>
          <w:rFonts w:ascii="Times New Roman" w:hAnsi="Times New Roman" w:cs="Times New Roman"/>
          <w:sz w:val="24"/>
        </w:rPr>
        <w:t>wide</w:t>
      </w:r>
      <w:r>
        <w:rPr>
          <w:rFonts w:ascii="Times New Roman" w:hAnsi="Times New Roman" w:cs="Times New Roman"/>
          <w:sz w:val="24"/>
        </w:rPr>
        <w:t xml:space="preserve"> distribut</w:t>
      </w:r>
      <w:r w:rsidR="00375170">
        <w:rPr>
          <w:rFonts w:ascii="Times New Roman" w:hAnsi="Times New Roman" w:cs="Times New Roman"/>
          <w:sz w:val="24"/>
        </w:rPr>
        <w:t>ion</w:t>
      </w:r>
      <w:r w:rsidR="00D46468">
        <w:rPr>
          <w:rFonts w:ascii="Times New Roman" w:hAnsi="Times New Roman" w:cs="Times New Roman"/>
          <w:sz w:val="24"/>
        </w:rPr>
        <w:t xml:space="preserve"> of finger millet</w:t>
      </w:r>
      <w:r>
        <w:rPr>
          <w:rFonts w:ascii="Times New Roman" w:hAnsi="Times New Roman" w:cs="Times New Roman"/>
          <w:sz w:val="24"/>
        </w:rPr>
        <w:t xml:space="preserve"> in between </w:t>
      </w:r>
      <w:r w:rsidR="004F3B38">
        <w:rPr>
          <w:rFonts w:ascii="Times New Roman" w:hAnsi="Times New Roman" w:cs="Times New Roman"/>
          <w:sz w:val="24"/>
        </w:rPr>
        <w:t>9</w:t>
      </w:r>
      <w:r w:rsidRPr="00BE7D6F">
        <w:rPr>
          <w:rFonts w:ascii="Times New Roman" w:hAnsi="Times New Roman" w:cs="Times New Roman"/>
          <w:sz w:val="24"/>
        </w:rPr>
        <w:t>6-</w:t>
      </w:r>
      <w:r>
        <w:rPr>
          <w:rFonts w:ascii="Times New Roman" w:hAnsi="Times New Roman" w:cs="Times New Roman"/>
          <w:sz w:val="24"/>
        </w:rPr>
        <w:t xml:space="preserve">2300 m </w:t>
      </w:r>
      <w:proofErr w:type="spellStart"/>
      <w:r>
        <w:rPr>
          <w:rFonts w:ascii="Times New Roman" w:hAnsi="Times New Roman" w:cs="Times New Roman"/>
          <w:sz w:val="24"/>
        </w:rPr>
        <w:t>asl</w:t>
      </w:r>
      <w:proofErr w:type="spellEnd"/>
      <w:r>
        <w:rPr>
          <w:rFonts w:ascii="Times New Roman" w:hAnsi="Times New Roman" w:cs="Times New Roman"/>
          <w:sz w:val="24"/>
        </w:rPr>
        <w:t xml:space="preserve"> throughout the country but </w:t>
      </w:r>
      <w:r w:rsidR="00375170">
        <w:rPr>
          <w:rFonts w:ascii="Times New Roman" w:hAnsi="Times New Roman" w:cs="Times New Roman"/>
          <w:sz w:val="24"/>
        </w:rPr>
        <w:t xml:space="preserve">more </w:t>
      </w:r>
      <w:r>
        <w:rPr>
          <w:rFonts w:ascii="Times New Roman" w:hAnsi="Times New Roman" w:cs="Times New Roman"/>
          <w:sz w:val="24"/>
        </w:rPr>
        <w:t>concentrated in eastern and central Nepal</w:t>
      </w:r>
      <w:r w:rsidR="004F3B38">
        <w:rPr>
          <w:rFonts w:ascii="Times New Roman" w:hAnsi="Times New Roman" w:cs="Times New Roman"/>
          <w:sz w:val="24"/>
        </w:rPr>
        <w:t>. H</w:t>
      </w:r>
      <w:r>
        <w:rPr>
          <w:rFonts w:ascii="Times New Roman" w:hAnsi="Times New Roman" w:cs="Times New Roman"/>
          <w:sz w:val="24"/>
        </w:rPr>
        <w:t>oweve</w:t>
      </w:r>
      <w:r w:rsidR="00D46468">
        <w:rPr>
          <w:rFonts w:ascii="Times New Roman" w:hAnsi="Times New Roman" w:cs="Times New Roman"/>
          <w:sz w:val="24"/>
        </w:rPr>
        <w:t>r, moderate suitable</w:t>
      </w:r>
      <w:r w:rsidR="001A1814">
        <w:rPr>
          <w:rFonts w:ascii="Times New Roman" w:hAnsi="Times New Roman" w:cs="Times New Roman"/>
          <w:sz w:val="24"/>
        </w:rPr>
        <w:t xml:space="preserve"> (probability of suitability in between 25-50%)</w:t>
      </w:r>
      <w:r w:rsidR="00D46468">
        <w:rPr>
          <w:rFonts w:ascii="Times New Roman" w:hAnsi="Times New Roman" w:cs="Times New Roman"/>
          <w:sz w:val="24"/>
        </w:rPr>
        <w:t xml:space="preserve"> area range</w:t>
      </w:r>
      <w:r>
        <w:rPr>
          <w:rFonts w:ascii="Times New Roman" w:hAnsi="Times New Roman" w:cs="Times New Roman"/>
          <w:sz w:val="24"/>
        </w:rPr>
        <w:t xml:space="preserve"> from 75-3034m. In the future, most suitable habitat  will shrink from 2300</w:t>
      </w:r>
      <w:r w:rsidR="005E7432">
        <w:rPr>
          <w:rFonts w:ascii="Times New Roman" w:hAnsi="Times New Roman" w:cs="Times New Roman"/>
          <w:sz w:val="24"/>
        </w:rPr>
        <w:t>m</w:t>
      </w:r>
      <w:r>
        <w:rPr>
          <w:rFonts w:ascii="Times New Roman" w:hAnsi="Times New Roman" w:cs="Times New Roman"/>
          <w:sz w:val="24"/>
        </w:rPr>
        <w:t xml:space="preserve"> to 2151</w:t>
      </w:r>
      <w:r w:rsidR="005E7432">
        <w:rPr>
          <w:rFonts w:ascii="Times New Roman" w:hAnsi="Times New Roman" w:cs="Times New Roman"/>
          <w:sz w:val="24"/>
        </w:rPr>
        <w:t>m</w:t>
      </w:r>
      <w:r>
        <w:rPr>
          <w:rFonts w:ascii="Times New Roman" w:hAnsi="Times New Roman" w:cs="Times New Roman"/>
          <w:sz w:val="24"/>
        </w:rPr>
        <w:t xml:space="preserve"> in RCP 4.5 in year 2050 and further shrinkage to 2097m </w:t>
      </w:r>
      <w:proofErr w:type="spellStart"/>
      <w:r>
        <w:rPr>
          <w:rFonts w:ascii="Times New Roman" w:hAnsi="Times New Roman" w:cs="Times New Roman"/>
          <w:sz w:val="24"/>
        </w:rPr>
        <w:t>asl</w:t>
      </w:r>
      <w:proofErr w:type="spellEnd"/>
      <w:r>
        <w:rPr>
          <w:rFonts w:ascii="Times New Roman" w:hAnsi="Times New Roman" w:cs="Times New Roman"/>
          <w:sz w:val="24"/>
        </w:rPr>
        <w:t xml:space="preserve"> </w:t>
      </w:r>
      <w:r w:rsidR="002E77D5">
        <w:rPr>
          <w:rFonts w:ascii="Times New Roman" w:hAnsi="Times New Roman" w:cs="Times New Roman"/>
          <w:sz w:val="24"/>
        </w:rPr>
        <w:t xml:space="preserve"> in RCP 8.5 in year 2050 </w:t>
      </w:r>
      <w:r w:rsidR="00D46468">
        <w:rPr>
          <w:rFonts w:ascii="Times New Roman" w:hAnsi="Times New Roman" w:cs="Times New Roman"/>
          <w:sz w:val="24"/>
        </w:rPr>
        <w:t>in Nepal</w:t>
      </w:r>
      <w:r>
        <w:rPr>
          <w:rFonts w:ascii="Times New Roman" w:hAnsi="Times New Roman" w:cs="Times New Roman"/>
          <w:sz w:val="24"/>
        </w:rPr>
        <w:t>. Si</w:t>
      </w:r>
      <w:r w:rsidR="002E77D5">
        <w:rPr>
          <w:rFonts w:ascii="Times New Roman" w:hAnsi="Times New Roman" w:cs="Times New Roman"/>
          <w:sz w:val="24"/>
        </w:rPr>
        <w:t>milarly, decrease in suitable habitat to 2187m to 208</w:t>
      </w:r>
      <w:r w:rsidR="002E39BC">
        <w:rPr>
          <w:rFonts w:ascii="Times New Roman" w:hAnsi="Times New Roman" w:cs="Times New Roman"/>
          <w:sz w:val="24"/>
        </w:rPr>
        <w:t xml:space="preserve">3m under </w:t>
      </w:r>
      <w:r w:rsidR="001A1814">
        <w:rPr>
          <w:rFonts w:ascii="Times New Roman" w:hAnsi="Times New Roman" w:cs="Times New Roman"/>
          <w:sz w:val="24"/>
        </w:rPr>
        <w:t>4.5 and 8.5</w:t>
      </w:r>
      <w:r w:rsidR="002E39BC">
        <w:rPr>
          <w:rFonts w:ascii="Times New Roman" w:hAnsi="Times New Roman" w:cs="Times New Roman"/>
          <w:sz w:val="24"/>
        </w:rPr>
        <w:t xml:space="preserve"> RCP in year 2070(Table-3)</w:t>
      </w:r>
    </w:p>
    <w:p w14:paraId="647298EF" w14:textId="77777777" w:rsidR="00F250F6" w:rsidRPr="00E71827" w:rsidRDefault="00F250F6" w:rsidP="00315054">
      <w:pPr>
        <w:pStyle w:val="Caption"/>
        <w:ind w:left="540" w:hanging="540"/>
        <w:jc w:val="both"/>
        <w:rPr>
          <w:rFonts w:ascii="Times New Roman" w:hAnsi="Times New Roman" w:cs="Times New Roman"/>
          <w:color w:val="auto"/>
          <w:sz w:val="22"/>
        </w:rPr>
      </w:pPr>
      <w:r w:rsidRPr="00F250F6">
        <w:rPr>
          <w:rFonts w:ascii="Times New Roman" w:hAnsi="Times New Roman" w:cs="Times New Roman"/>
          <w:b w:val="0"/>
          <w:color w:val="auto"/>
          <w:sz w:val="24"/>
        </w:rPr>
        <w:t xml:space="preserve">Table </w:t>
      </w:r>
      <w:r w:rsidR="000C6720" w:rsidRPr="00F250F6">
        <w:rPr>
          <w:rFonts w:ascii="Times New Roman" w:hAnsi="Times New Roman" w:cs="Times New Roman"/>
          <w:b w:val="0"/>
          <w:color w:val="auto"/>
          <w:sz w:val="24"/>
        </w:rPr>
        <w:fldChar w:fldCharType="begin"/>
      </w:r>
      <w:r w:rsidRPr="00F250F6">
        <w:rPr>
          <w:rFonts w:ascii="Times New Roman" w:hAnsi="Times New Roman" w:cs="Times New Roman"/>
          <w:b w:val="0"/>
          <w:color w:val="auto"/>
          <w:sz w:val="24"/>
        </w:rPr>
        <w:instrText xml:space="preserve"> SEQ Table \* ARABIC </w:instrText>
      </w:r>
      <w:r w:rsidR="000C6720" w:rsidRPr="00F250F6">
        <w:rPr>
          <w:rFonts w:ascii="Times New Roman" w:hAnsi="Times New Roman" w:cs="Times New Roman"/>
          <w:b w:val="0"/>
          <w:color w:val="auto"/>
          <w:sz w:val="24"/>
        </w:rPr>
        <w:fldChar w:fldCharType="separate"/>
      </w:r>
      <w:r w:rsidRPr="00F250F6">
        <w:rPr>
          <w:rFonts w:ascii="Times New Roman" w:hAnsi="Times New Roman" w:cs="Times New Roman"/>
          <w:b w:val="0"/>
          <w:noProof/>
          <w:color w:val="auto"/>
          <w:sz w:val="24"/>
        </w:rPr>
        <w:t>3</w:t>
      </w:r>
      <w:r w:rsidR="000C6720" w:rsidRPr="00F250F6">
        <w:rPr>
          <w:rFonts w:ascii="Times New Roman" w:hAnsi="Times New Roman" w:cs="Times New Roman"/>
          <w:b w:val="0"/>
          <w:color w:val="auto"/>
          <w:sz w:val="24"/>
        </w:rPr>
        <w:fldChar w:fldCharType="end"/>
      </w:r>
      <w:r>
        <w:rPr>
          <w:rFonts w:ascii="Times New Roman" w:hAnsi="Times New Roman" w:cs="Times New Roman"/>
          <w:b w:val="0"/>
          <w:color w:val="auto"/>
          <w:sz w:val="24"/>
        </w:rPr>
        <w:t>:</w:t>
      </w:r>
      <w:r w:rsidRPr="00F250F6">
        <w:rPr>
          <w:rFonts w:ascii="Times New Roman" w:hAnsi="Times New Roman" w:cs="Times New Roman"/>
          <w:color w:val="auto"/>
          <w:sz w:val="24"/>
        </w:rPr>
        <w:t xml:space="preserve"> </w:t>
      </w:r>
      <w:r w:rsidRPr="00E71827">
        <w:rPr>
          <w:rFonts w:ascii="Times New Roman" w:hAnsi="Times New Roman" w:cs="Times New Roman"/>
          <w:b w:val="0"/>
          <w:color w:val="auto"/>
          <w:sz w:val="22"/>
        </w:rPr>
        <w:t xml:space="preserve">The predicted uppermost and lowermost elevation range </w:t>
      </w:r>
      <w:r w:rsidR="00E71827" w:rsidRPr="00E71827">
        <w:rPr>
          <w:rFonts w:ascii="Times New Roman" w:hAnsi="Times New Roman" w:cs="Times New Roman"/>
          <w:b w:val="0"/>
          <w:color w:val="auto"/>
          <w:sz w:val="22"/>
        </w:rPr>
        <w:t xml:space="preserve">of finger millet suitable </w:t>
      </w:r>
      <w:r w:rsidRPr="00E71827">
        <w:rPr>
          <w:rFonts w:ascii="Times New Roman" w:hAnsi="Times New Roman" w:cs="Times New Roman"/>
          <w:b w:val="0"/>
          <w:color w:val="auto"/>
          <w:sz w:val="22"/>
        </w:rPr>
        <w:t>habitat in Nepal</w:t>
      </w:r>
    </w:p>
    <w:tbl>
      <w:tblPr>
        <w:tblW w:w="475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70"/>
        <w:gridCol w:w="1999"/>
        <w:gridCol w:w="3235"/>
        <w:gridCol w:w="2733"/>
      </w:tblGrid>
      <w:tr w:rsidR="00341BA8" w:rsidRPr="00780522" w14:paraId="72F850CA" w14:textId="77777777" w:rsidTr="00754CC7">
        <w:tc>
          <w:tcPr>
            <w:tcW w:w="1871" w:type="pct"/>
            <w:gridSpan w:val="2"/>
            <w:shd w:val="clear" w:color="auto" w:fill="auto"/>
          </w:tcPr>
          <w:p w14:paraId="1B61EBF5" w14:textId="77777777" w:rsidR="00341BA8" w:rsidRPr="00754CC7" w:rsidRDefault="00341BA8" w:rsidP="00754CC7">
            <w:pPr>
              <w:spacing w:after="0" w:line="240" w:lineRule="exact"/>
              <w:rPr>
                <w:rFonts w:ascii="Times New Roman" w:hAnsi="Times New Roman" w:cs="Times New Roman"/>
                <w:b/>
                <w:sz w:val="24"/>
              </w:rPr>
            </w:pPr>
          </w:p>
        </w:tc>
        <w:tc>
          <w:tcPr>
            <w:tcW w:w="3129" w:type="pct"/>
            <w:gridSpan w:val="2"/>
            <w:shd w:val="clear" w:color="auto" w:fill="auto"/>
          </w:tcPr>
          <w:p w14:paraId="16A5D565" w14:textId="77777777" w:rsidR="00341BA8" w:rsidRPr="00754CC7" w:rsidRDefault="00341BA8" w:rsidP="00E71827">
            <w:pPr>
              <w:spacing w:after="0" w:line="240" w:lineRule="exact"/>
              <w:rPr>
                <w:rFonts w:ascii="Times New Roman" w:hAnsi="Times New Roman" w:cs="Times New Roman"/>
                <w:b/>
                <w:sz w:val="24"/>
              </w:rPr>
            </w:pPr>
            <w:r w:rsidRPr="00754CC7">
              <w:rPr>
                <w:rFonts w:ascii="Times New Roman" w:hAnsi="Times New Roman" w:cs="Times New Roman"/>
                <w:b/>
                <w:sz w:val="24"/>
              </w:rPr>
              <w:t>Suitable</w:t>
            </w:r>
            <w:r w:rsidR="00E71827">
              <w:rPr>
                <w:rFonts w:ascii="Times New Roman" w:hAnsi="Times New Roman" w:cs="Times New Roman"/>
                <w:b/>
                <w:sz w:val="24"/>
              </w:rPr>
              <w:t xml:space="preserve"> elevation</w:t>
            </w:r>
            <w:r w:rsidRPr="00754CC7">
              <w:rPr>
                <w:rFonts w:ascii="Times New Roman" w:hAnsi="Times New Roman" w:cs="Times New Roman"/>
                <w:b/>
                <w:sz w:val="24"/>
              </w:rPr>
              <w:t xml:space="preserve"> range </w:t>
            </w:r>
          </w:p>
        </w:tc>
      </w:tr>
      <w:tr w:rsidR="00341BA8" w:rsidRPr="00780522" w14:paraId="38EB5E00" w14:textId="77777777" w:rsidTr="00754CC7">
        <w:tc>
          <w:tcPr>
            <w:tcW w:w="1871" w:type="pct"/>
            <w:gridSpan w:val="2"/>
            <w:shd w:val="clear" w:color="auto" w:fill="auto"/>
          </w:tcPr>
          <w:p w14:paraId="3B405210"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Scenarios</w:t>
            </w:r>
          </w:p>
        </w:tc>
        <w:tc>
          <w:tcPr>
            <w:tcW w:w="1696" w:type="pct"/>
            <w:shd w:val="clear" w:color="auto" w:fill="auto"/>
          </w:tcPr>
          <w:p w14:paraId="2D99133E"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Maximum altitude (m)</w:t>
            </w:r>
          </w:p>
        </w:tc>
        <w:tc>
          <w:tcPr>
            <w:tcW w:w="1433" w:type="pct"/>
            <w:shd w:val="clear" w:color="auto" w:fill="auto"/>
          </w:tcPr>
          <w:p w14:paraId="64840CC9"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Minimum altitude (m)</w:t>
            </w:r>
          </w:p>
        </w:tc>
      </w:tr>
      <w:tr w:rsidR="00341BA8" w:rsidRPr="00780522" w14:paraId="19BFBD7A" w14:textId="77777777" w:rsidTr="00754CC7">
        <w:tc>
          <w:tcPr>
            <w:tcW w:w="1871" w:type="pct"/>
            <w:gridSpan w:val="2"/>
            <w:shd w:val="clear" w:color="auto" w:fill="auto"/>
          </w:tcPr>
          <w:p w14:paraId="3881FDD1"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Current</w:t>
            </w:r>
          </w:p>
        </w:tc>
        <w:tc>
          <w:tcPr>
            <w:tcW w:w="1696" w:type="pct"/>
            <w:shd w:val="clear" w:color="auto" w:fill="auto"/>
          </w:tcPr>
          <w:p w14:paraId="6DF31044"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2300</w:t>
            </w:r>
          </w:p>
        </w:tc>
        <w:tc>
          <w:tcPr>
            <w:tcW w:w="1433" w:type="pct"/>
            <w:shd w:val="clear" w:color="auto" w:fill="auto"/>
          </w:tcPr>
          <w:p w14:paraId="20C3FCA3"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96</w:t>
            </w:r>
          </w:p>
        </w:tc>
      </w:tr>
      <w:tr w:rsidR="00341BA8" w:rsidRPr="00780522" w14:paraId="0FAFC5CE" w14:textId="77777777" w:rsidTr="00754CC7">
        <w:tc>
          <w:tcPr>
            <w:tcW w:w="823" w:type="pct"/>
            <w:shd w:val="clear" w:color="auto" w:fill="auto"/>
          </w:tcPr>
          <w:p w14:paraId="6BD4B700"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 xml:space="preserve">RCP </w:t>
            </w:r>
            <w:r>
              <w:rPr>
                <w:rFonts w:ascii="Times New Roman" w:hAnsi="Times New Roman" w:cs="Times New Roman"/>
                <w:sz w:val="24"/>
              </w:rPr>
              <w:t>2.6</w:t>
            </w:r>
          </w:p>
        </w:tc>
        <w:tc>
          <w:tcPr>
            <w:tcW w:w="1048" w:type="pct"/>
            <w:shd w:val="clear" w:color="auto" w:fill="auto"/>
          </w:tcPr>
          <w:p w14:paraId="5A7D785B"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2050</w:t>
            </w:r>
          </w:p>
        </w:tc>
        <w:tc>
          <w:tcPr>
            <w:tcW w:w="1696" w:type="pct"/>
            <w:shd w:val="clear" w:color="auto" w:fill="auto"/>
          </w:tcPr>
          <w:p w14:paraId="1A7F108E"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219</w:t>
            </w:r>
            <w:r w:rsidRPr="00780522">
              <w:rPr>
                <w:rFonts w:ascii="Times New Roman" w:hAnsi="Times New Roman" w:cs="Times New Roman"/>
                <w:sz w:val="24"/>
              </w:rPr>
              <w:t>1</w:t>
            </w:r>
          </w:p>
        </w:tc>
        <w:tc>
          <w:tcPr>
            <w:tcW w:w="1433" w:type="pct"/>
            <w:shd w:val="clear" w:color="auto" w:fill="auto"/>
          </w:tcPr>
          <w:p w14:paraId="17AAD4BB"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89</w:t>
            </w:r>
          </w:p>
        </w:tc>
      </w:tr>
      <w:tr w:rsidR="00341BA8" w:rsidRPr="00780522" w14:paraId="0542C7BD" w14:textId="77777777" w:rsidTr="00754CC7">
        <w:tc>
          <w:tcPr>
            <w:tcW w:w="823" w:type="pct"/>
            <w:shd w:val="clear" w:color="auto" w:fill="auto"/>
          </w:tcPr>
          <w:p w14:paraId="65442854" w14:textId="77777777" w:rsidR="00341BA8" w:rsidRPr="00780522" w:rsidRDefault="00341BA8" w:rsidP="00754CC7">
            <w:pPr>
              <w:spacing w:after="0" w:line="240" w:lineRule="exact"/>
              <w:rPr>
                <w:rFonts w:ascii="Times New Roman" w:hAnsi="Times New Roman" w:cs="Times New Roman"/>
                <w:sz w:val="24"/>
              </w:rPr>
            </w:pPr>
          </w:p>
        </w:tc>
        <w:tc>
          <w:tcPr>
            <w:tcW w:w="1048" w:type="pct"/>
            <w:shd w:val="clear" w:color="auto" w:fill="auto"/>
          </w:tcPr>
          <w:p w14:paraId="02CC1D13"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Year 2070</w:t>
            </w:r>
          </w:p>
        </w:tc>
        <w:tc>
          <w:tcPr>
            <w:tcW w:w="1696" w:type="pct"/>
            <w:shd w:val="clear" w:color="auto" w:fill="auto"/>
          </w:tcPr>
          <w:p w14:paraId="6B840D5C"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2175</w:t>
            </w:r>
          </w:p>
        </w:tc>
        <w:tc>
          <w:tcPr>
            <w:tcW w:w="1433" w:type="pct"/>
            <w:shd w:val="clear" w:color="auto" w:fill="auto"/>
          </w:tcPr>
          <w:p w14:paraId="440169C0"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87</w:t>
            </w:r>
          </w:p>
        </w:tc>
      </w:tr>
      <w:tr w:rsidR="00341BA8" w:rsidRPr="00780522" w14:paraId="093D1CA2" w14:textId="77777777" w:rsidTr="00754CC7">
        <w:tc>
          <w:tcPr>
            <w:tcW w:w="823" w:type="pct"/>
            <w:shd w:val="clear" w:color="auto" w:fill="auto"/>
          </w:tcPr>
          <w:p w14:paraId="6DF56118"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RCP 4.5</w:t>
            </w:r>
          </w:p>
        </w:tc>
        <w:tc>
          <w:tcPr>
            <w:tcW w:w="1048" w:type="pct"/>
            <w:shd w:val="clear" w:color="auto" w:fill="auto"/>
          </w:tcPr>
          <w:p w14:paraId="799AC1D6"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2050</w:t>
            </w:r>
          </w:p>
        </w:tc>
        <w:tc>
          <w:tcPr>
            <w:tcW w:w="1696" w:type="pct"/>
            <w:shd w:val="clear" w:color="auto" w:fill="auto"/>
          </w:tcPr>
          <w:p w14:paraId="410B3324"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2151</w:t>
            </w:r>
          </w:p>
        </w:tc>
        <w:tc>
          <w:tcPr>
            <w:tcW w:w="1433" w:type="pct"/>
            <w:shd w:val="clear" w:color="auto" w:fill="auto"/>
          </w:tcPr>
          <w:p w14:paraId="65B5C46B"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97</w:t>
            </w:r>
          </w:p>
        </w:tc>
      </w:tr>
      <w:tr w:rsidR="00341BA8" w:rsidRPr="00780522" w14:paraId="44DA491C" w14:textId="77777777" w:rsidTr="00754CC7">
        <w:tc>
          <w:tcPr>
            <w:tcW w:w="823" w:type="pct"/>
            <w:shd w:val="clear" w:color="auto" w:fill="auto"/>
          </w:tcPr>
          <w:p w14:paraId="08802B93" w14:textId="77777777" w:rsidR="00341BA8" w:rsidRPr="00780522" w:rsidRDefault="00341BA8" w:rsidP="00754CC7">
            <w:pPr>
              <w:spacing w:after="0" w:line="240" w:lineRule="exact"/>
              <w:rPr>
                <w:rFonts w:ascii="Times New Roman" w:hAnsi="Times New Roman" w:cs="Times New Roman"/>
                <w:sz w:val="24"/>
              </w:rPr>
            </w:pPr>
          </w:p>
        </w:tc>
        <w:tc>
          <w:tcPr>
            <w:tcW w:w="1048" w:type="pct"/>
            <w:shd w:val="clear" w:color="auto" w:fill="auto"/>
          </w:tcPr>
          <w:p w14:paraId="38146D23"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2070</w:t>
            </w:r>
          </w:p>
        </w:tc>
        <w:tc>
          <w:tcPr>
            <w:tcW w:w="1696" w:type="pct"/>
            <w:shd w:val="clear" w:color="auto" w:fill="auto"/>
          </w:tcPr>
          <w:p w14:paraId="02AB9D2D"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2187</w:t>
            </w:r>
          </w:p>
        </w:tc>
        <w:tc>
          <w:tcPr>
            <w:tcW w:w="1433" w:type="pct"/>
            <w:shd w:val="clear" w:color="auto" w:fill="auto"/>
          </w:tcPr>
          <w:p w14:paraId="0CB98970"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96</w:t>
            </w:r>
          </w:p>
        </w:tc>
      </w:tr>
      <w:tr w:rsidR="00341BA8" w:rsidRPr="00780522" w14:paraId="72FA6240" w14:textId="77777777" w:rsidTr="00754CC7">
        <w:tc>
          <w:tcPr>
            <w:tcW w:w="823" w:type="pct"/>
            <w:shd w:val="clear" w:color="auto" w:fill="auto"/>
          </w:tcPr>
          <w:p w14:paraId="05338338"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RCP6.0</w:t>
            </w:r>
          </w:p>
        </w:tc>
        <w:tc>
          <w:tcPr>
            <w:tcW w:w="1048" w:type="pct"/>
            <w:shd w:val="clear" w:color="auto" w:fill="auto"/>
          </w:tcPr>
          <w:p w14:paraId="243DAD8C"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2050</w:t>
            </w:r>
          </w:p>
        </w:tc>
        <w:tc>
          <w:tcPr>
            <w:tcW w:w="1696" w:type="pct"/>
            <w:shd w:val="clear" w:color="auto" w:fill="auto"/>
          </w:tcPr>
          <w:p w14:paraId="6D37A228"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2186</w:t>
            </w:r>
          </w:p>
        </w:tc>
        <w:tc>
          <w:tcPr>
            <w:tcW w:w="1433" w:type="pct"/>
            <w:shd w:val="clear" w:color="auto" w:fill="auto"/>
          </w:tcPr>
          <w:p w14:paraId="0A54D19E"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87</w:t>
            </w:r>
          </w:p>
        </w:tc>
      </w:tr>
      <w:tr w:rsidR="00341BA8" w:rsidRPr="00780522" w14:paraId="61C64456" w14:textId="77777777" w:rsidTr="00754CC7">
        <w:tc>
          <w:tcPr>
            <w:tcW w:w="823" w:type="pct"/>
            <w:shd w:val="clear" w:color="auto" w:fill="auto"/>
          </w:tcPr>
          <w:p w14:paraId="0A9838E0" w14:textId="77777777" w:rsidR="00341BA8" w:rsidRPr="00780522" w:rsidRDefault="00341BA8" w:rsidP="00754CC7">
            <w:pPr>
              <w:spacing w:after="0" w:line="240" w:lineRule="exact"/>
              <w:rPr>
                <w:rFonts w:ascii="Times New Roman" w:hAnsi="Times New Roman" w:cs="Times New Roman"/>
                <w:sz w:val="24"/>
              </w:rPr>
            </w:pPr>
          </w:p>
        </w:tc>
        <w:tc>
          <w:tcPr>
            <w:tcW w:w="1048" w:type="pct"/>
            <w:shd w:val="clear" w:color="auto" w:fill="auto"/>
          </w:tcPr>
          <w:p w14:paraId="0CCA942A"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2070</w:t>
            </w:r>
          </w:p>
        </w:tc>
        <w:tc>
          <w:tcPr>
            <w:tcW w:w="1696" w:type="pct"/>
            <w:shd w:val="clear" w:color="auto" w:fill="auto"/>
          </w:tcPr>
          <w:p w14:paraId="52A2B7DE"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2198</w:t>
            </w:r>
          </w:p>
        </w:tc>
        <w:tc>
          <w:tcPr>
            <w:tcW w:w="1433" w:type="pct"/>
            <w:shd w:val="clear" w:color="auto" w:fill="auto"/>
          </w:tcPr>
          <w:p w14:paraId="4774AAB9"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94</w:t>
            </w:r>
          </w:p>
        </w:tc>
      </w:tr>
      <w:tr w:rsidR="00341BA8" w:rsidRPr="00780522" w14:paraId="518138FA" w14:textId="77777777" w:rsidTr="00754CC7">
        <w:tc>
          <w:tcPr>
            <w:tcW w:w="823" w:type="pct"/>
            <w:shd w:val="clear" w:color="auto" w:fill="auto"/>
          </w:tcPr>
          <w:p w14:paraId="0E387BE0"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RCP 8.5</w:t>
            </w:r>
          </w:p>
        </w:tc>
        <w:tc>
          <w:tcPr>
            <w:tcW w:w="1048" w:type="pct"/>
            <w:shd w:val="clear" w:color="auto" w:fill="auto"/>
          </w:tcPr>
          <w:p w14:paraId="27F4F1AE"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2050</w:t>
            </w:r>
          </w:p>
        </w:tc>
        <w:tc>
          <w:tcPr>
            <w:tcW w:w="1696" w:type="pct"/>
            <w:shd w:val="clear" w:color="auto" w:fill="auto"/>
          </w:tcPr>
          <w:p w14:paraId="7AE8679D"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2097</w:t>
            </w:r>
          </w:p>
        </w:tc>
        <w:tc>
          <w:tcPr>
            <w:tcW w:w="1433" w:type="pct"/>
            <w:shd w:val="clear" w:color="auto" w:fill="auto"/>
          </w:tcPr>
          <w:p w14:paraId="40DBF635"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96</w:t>
            </w:r>
          </w:p>
        </w:tc>
      </w:tr>
      <w:tr w:rsidR="00341BA8" w:rsidRPr="00780522" w14:paraId="271C0864" w14:textId="77777777" w:rsidTr="00E02567">
        <w:trPr>
          <w:trHeight w:val="287"/>
        </w:trPr>
        <w:tc>
          <w:tcPr>
            <w:tcW w:w="823" w:type="pct"/>
            <w:shd w:val="clear" w:color="auto" w:fill="auto"/>
          </w:tcPr>
          <w:p w14:paraId="6573B3F9" w14:textId="77777777" w:rsidR="00341BA8" w:rsidRPr="00780522" w:rsidRDefault="00341BA8" w:rsidP="00754CC7">
            <w:pPr>
              <w:spacing w:after="0" w:line="240" w:lineRule="exact"/>
              <w:rPr>
                <w:rFonts w:ascii="Times New Roman" w:hAnsi="Times New Roman" w:cs="Times New Roman"/>
                <w:sz w:val="24"/>
              </w:rPr>
            </w:pPr>
          </w:p>
        </w:tc>
        <w:tc>
          <w:tcPr>
            <w:tcW w:w="1048" w:type="pct"/>
            <w:shd w:val="clear" w:color="auto" w:fill="auto"/>
          </w:tcPr>
          <w:p w14:paraId="22CC398A"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2070</w:t>
            </w:r>
          </w:p>
        </w:tc>
        <w:tc>
          <w:tcPr>
            <w:tcW w:w="1696" w:type="pct"/>
            <w:shd w:val="clear" w:color="auto" w:fill="auto"/>
          </w:tcPr>
          <w:p w14:paraId="0FC8340F"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2083</w:t>
            </w:r>
          </w:p>
        </w:tc>
        <w:tc>
          <w:tcPr>
            <w:tcW w:w="1433" w:type="pct"/>
            <w:shd w:val="clear" w:color="auto" w:fill="auto"/>
          </w:tcPr>
          <w:p w14:paraId="0E81DD86"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98</w:t>
            </w:r>
          </w:p>
        </w:tc>
      </w:tr>
    </w:tbl>
    <w:p w14:paraId="797AAC55" w14:textId="77777777" w:rsidR="004807D2" w:rsidRDefault="004807D2" w:rsidP="004807D2"/>
    <w:p w14:paraId="72322812" w14:textId="77777777" w:rsidR="004F3B38" w:rsidRDefault="000F73DE" w:rsidP="004F3B38">
      <w:pPr>
        <w:rPr>
          <w:rFonts w:ascii="Times New Roman" w:hAnsi="Times New Roman" w:cs="Times New Roman"/>
          <w:b/>
          <w:sz w:val="24"/>
        </w:rPr>
      </w:pPr>
      <w:r>
        <w:rPr>
          <w:rFonts w:ascii="Times New Roman" w:hAnsi="Times New Roman" w:cs="Times New Roman"/>
          <w:b/>
          <w:sz w:val="24"/>
        </w:rPr>
        <w:t>Discussion</w:t>
      </w:r>
    </w:p>
    <w:p w14:paraId="093829A9" w14:textId="77777777" w:rsidR="00F94663" w:rsidRPr="001F798D" w:rsidRDefault="00F94663" w:rsidP="00F94663">
      <w:pPr>
        <w:autoSpaceDE w:val="0"/>
        <w:autoSpaceDN w:val="0"/>
        <w:adjustRightInd w:val="0"/>
        <w:spacing w:after="0" w:line="360" w:lineRule="auto"/>
        <w:jc w:val="both"/>
        <w:rPr>
          <w:rFonts w:ascii="Times New Roman" w:hAnsi="Times New Roman" w:cs="Times New Roman"/>
          <w:sz w:val="24"/>
          <w:szCs w:val="24"/>
        </w:rPr>
      </w:pPr>
      <w:r w:rsidRPr="00F94663">
        <w:rPr>
          <w:rFonts w:ascii="Times New Roman" w:hAnsi="Times New Roman" w:cs="Times New Roman"/>
          <w:sz w:val="24"/>
          <w:szCs w:val="24"/>
        </w:rPr>
        <w:t>The coverage of climatically suitable habitats was modeled for the first time in Nepal to delineate the potential suitable habitat of finger millet under current and future climate change scenarios.</w:t>
      </w:r>
    </w:p>
    <w:p w14:paraId="4AA2FA42" w14:textId="77777777" w:rsidR="00557373" w:rsidRDefault="004F3B38" w:rsidP="000F73DE">
      <w:pPr>
        <w:spacing w:line="360" w:lineRule="auto"/>
        <w:jc w:val="both"/>
        <w:rPr>
          <w:rFonts w:ascii="Times New Roman" w:hAnsi="Times New Roman" w:cs="Times New Roman"/>
          <w:sz w:val="24"/>
          <w:szCs w:val="24"/>
        </w:rPr>
      </w:pPr>
      <w:r w:rsidRPr="004F3B38">
        <w:rPr>
          <w:rFonts w:ascii="Times New Roman" w:hAnsi="Times New Roman" w:cs="Times New Roman"/>
          <w:sz w:val="24"/>
        </w:rPr>
        <w:t>F</w:t>
      </w:r>
      <w:r w:rsidR="00585163">
        <w:rPr>
          <w:rFonts w:ascii="Times New Roman" w:hAnsi="Times New Roman" w:cs="Times New Roman"/>
          <w:sz w:val="24"/>
          <w:szCs w:val="24"/>
        </w:rPr>
        <w:t>inger millet is considered relatively resistant to different stress conditions like high temperature</w:t>
      </w:r>
      <w:r w:rsidR="006D76C5">
        <w:rPr>
          <w:rFonts w:ascii="Times New Roman" w:hAnsi="Times New Roman" w:cs="Times New Roman"/>
          <w:sz w:val="24"/>
          <w:szCs w:val="24"/>
        </w:rPr>
        <w:t>, drought</w:t>
      </w:r>
      <w:r w:rsidR="00E610E8">
        <w:rPr>
          <w:rFonts w:ascii="Times New Roman" w:hAnsi="Times New Roman" w:cs="Times New Roman"/>
          <w:sz w:val="24"/>
          <w:szCs w:val="24"/>
        </w:rPr>
        <w:t xml:space="preserve"> and salinity of soil (Saxena </w:t>
      </w:r>
      <w:r w:rsidR="00585163">
        <w:rPr>
          <w:rFonts w:ascii="Times New Roman" w:hAnsi="Times New Roman" w:cs="Times New Roman"/>
          <w:sz w:val="24"/>
          <w:szCs w:val="24"/>
        </w:rPr>
        <w:t xml:space="preserve"> </w:t>
      </w:r>
      <w:r w:rsidR="00585163" w:rsidRPr="00585163">
        <w:rPr>
          <w:rFonts w:ascii="Times New Roman" w:hAnsi="Times New Roman" w:cs="Times New Roman"/>
          <w:i/>
          <w:sz w:val="24"/>
          <w:szCs w:val="24"/>
        </w:rPr>
        <w:t>et al.</w:t>
      </w:r>
      <w:r w:rsidR="00E610E8">
        <w:rPr>
          <w:rFonts w:ascii="Times New Roman" w:hAnsi="Times New Roman" w:cs="Times New Roman"/>
          <w:i/>
          <w:sz w:val="24"/>
          <w:szCs w:val="24"/>
        </w:rPr>
        <w:t>,</w:t>
      </w:r>
      <w:r w:rsidR="00585163">
        <w:rPr>
          <w:rFonts w:ascii="Times New Roman" w:hAnsi="Times New Roman" w:cs="Times New Roman"/>
          <w:sz w:val="24"/>
          <w:szCs w:val="24"/>
        </w:rPr>
        <w:t xml:space="preserve"> 2018)</w:t>
      </w:r>
      <w:r>
        <w:rPr>
          <w:rFonts w:ascii="Times New Roman" w:hAnsi="Times New Roman" w:cs="Times New Roman"/>
          <w:sz w:val="24"/>
          <w:szCs w:val="24"/>
        </w:rPr>
        <w:t>. Finger millet follows photosynthetically efficient C4 pathway.</w:t>
      </w:r>
      <w:r w:rsidR="00585163">
        <w:rPr>
          <w:rFonts w:ascii="Times New Roman" w:hAnsi="Times New Roman" w:cs="Times New Roman"/>
          <w:sz w:val="24"/>
          <w:szCs w:val="24"/>
        </w:rPr>
        <w:t xml:space="preserve"> </w:t>
      </w:r>
      <w:r w:rsidR="00E67240" w:rsidRPr="000F73DE">
        <w:rPr>
          <w:rFonts w:ascii="Times New Roman" w:hAnsi="Times New Roman" w:cs="Times New Roman"/>
          <w:sz w:val="24"/>
          <w:szCs w:val="24"/>
        </w:rPr>
        <w:t>Climate change projections for higher altitudes including Nepal Himalayas predicted to increase the temperature by 4.7</w:t>
      </w:r>
      <w:r w:rsidR="00E67240" w:rsidRPr="000F73DE">
        <w:rPr>
          <w:rFonts w:ascii="Times New Roman" w:hAnsi="Times New Roman" w:cs="Times New Roman"/>
          <w:sz w:val="24"/>
          <w:szCs w:val="24"/>
          <w:vertAlign w:val="superscript"/>
        </w:rPr>
        <w:t>o</w:t>
      </w:r>
      <w:r w:rsidR="00E67240" w:rsidRPr="000F73DE">
        <w:rPr>
          <w:rFonts w:ascii="Times New Roman" w:hAnsi="Times New Roman" w:cs="Times New Roman"/>
          <w:sz w:val="24"/>
          <w:szCs w:val="24"/>
        </w:rPr>
        <w:t>C (3.0-6.3</w:t>
      </w:r>
      <w:r w:rsidR="00E67240" w:rsidRPr="000F73DE">
        <w:rPr>
          <w:rFonts w:ascii="Times New Roman" w:hAnsi="Times New Roman" w:cs="Times New Roman"/>
          <w:sz w:val="24"/>
          <w:szCs w:val="24"/>
          <w:vertAlign w:val="superscript"/>
        </w:rPr>
        <w:t>o</w:t>
      </w:r>
      <w:r w:rsidR="00E67240" w:rsidRPr="000F73DE">
        <w:rPr>
          <w:rFonts w:ascii="Times New Roman" w:hAnsi="Times New Roman" w:cs="Times New Roman"/>
          <w:sz w:val="24"/>
          <w:szCs w:val="24"/>
        </w:rPr>
        <w:t>C) within 2090</w:t>
      </w:r>
      <w:r w:rsidR="00D46468">
        <w:rPr>
          <w:rFonts w:ascii="Times New Roman" w:hAnsi="Times New Roman" w:cs="Times New Roman"/>
          <w:sz w:val="24"/>
          <w:szCs w:val="24"/>
        </w:rPr>
        <w:t xml:space="preserve"> AD</w:t>
      </w:r>
      <w:r w:rsidR="00E67240" w:rsidRPr="000F73DE">
        <w:rPr>
          <w:rFonts w:ascii="Times New Roman" w:hAnsi="Times New Roman" w:cs="Times New Roman"/>
          <w:sz w:val="24"/>
          <w:szCs w:val="24"/>
        </w:rPr>
        <w:t xml:space="preserve"> as well as monsoon rainfall likely to increase </w:t>
      </w:r>
      <w:r w:rsidR="00D46468">
        <w:rPr>
          <w:rFonts w:ascii="Times New Roman" w:hAnsi="Times New Roman" w:cs="Times New Roman"/>
          <w:sz w:val="24"/>
          <w:szCs w:val="24"/>
        </w:rPr>
        <w:t>in</w:t>
      </w:r>
      <w:r w:rsidR="00E67240" w:rsidRPr="000F73DE">
        <w:rPr>
          <w:rFonts w:ascii="Times New Roman" w:hAnsi="Times New Roman" w:cs="Times New Roman"/>
          <w:sz w:val="24"/>
          <w:szCs w:val="24"/>
        </w:rPr>
        <w:t xml:space="preserve"> erratic pattern by 2090(</w:t>
      </w:r>
      <w:r w:rsidR="00E67240" w:rsidRPr="00191FFA">
        <w:rPr>
          <w:rFonts w:ascii="Times New Roman" w:hAnsi="Times New Roman" w:cs="Times New Roman"/>
          <w:sz w:val="24"/>
          <w:szCs w:val="24"/>
        </w:rPr>
        <w:t>NCVS</w:t>
      </w:r>
      <w:r w:rsidR="00F21147" w:rsidRPr="00191FFA">
        <w:rPr>
          <w:rFonts w:ascii="Times New Roman" w:hAnsi="Times New Roman" w:cs="Times New Roman"/>
          <w:sz w:val="24"/>
          <w:szCs w:val="24"/>
        </w:rPr>
        <w:t>T</w:t>
      </w:r>
      <w:r w:rsidR="00E67240" w:rsidRPr="00191FFA">
        <w:rPr>
          <w:rFonts w:ascii="Times New Roman" w:hAnsi="Times New Roman" w:cs="Times New Roman"/>
          <w:sz w:val="24"/>
          <w:szCs w:val="24"/>
        </w:rPr>
        <w:t>, 2009)</w:t>
      </w:r>
      <w:r w:rsidR="00835187" w:rsidRPr="00191FFA">
        <w:rPr>
          <w:rFonts w:ascii="Times New Roman" w:hAnsi="Times New Roman" w:cs="Times New Roman"/>
          <w:sz w:val="24"/>
          <w:szCs w:val="24"/>
        </w:rPr>
        <w:t xml:space="preserve">. </w:t>
      </w:r>
      <w:r w:rsidR="005B2D9D">
        <w:rPr>
          <w:rFonts w:ascii="Times New Roman" w:hAnsi="Times New Roman" w:cs="Times New Roman"/>
          <w:sz w:val="24"/>
          <w:szCs w:val="24"/>
        </w:rPr>
        <w:t>Our result</w:t>
      </w:r>
      <w:r>
        <w:rPr>
          <w:rFonts w:ascii="Times New Roman" w:hAnsi="Times New Roman" w:cs="Times New Roman"/>
          <w:sz w:val="24"/>
          <w:szCs w:val="24"/>
        </w:rPr>
        <w:t>s clearly indicate</w:t>
      </w:r>
      <w:r w:rsidR="005B2D9D">
        <w:rPr>
          <w:rFonts w:ascii="Times New Roman" w:hAnsi="Times New Roman" w:cs="Times New Roman"/>
          <w:sz w:val="24"/>
          <w:szCs w:val="24"/>
        </w:rPr>
        <w:t xml:space="preserve"> that </w:t>
      </w:r>
      <w:r w:rsidR="005B2D9D" w:rsidRPr="004F3B38">
        <w:rPr>
          <w:rFonts w:ascii="Times New Roman" w:hAnsi="Times New Roman" w:cs="Times New Roman"/>
          <w:sz w:val="24"/>
          <w:szCs w:val="24"/>
          <w:highlight w:val="yellow"/>
        </w:rPr>
        <w:t>significant</w:t>
      </w:r>
      <w:r>
        <w:rPr>
          <w:rFonts w:ascii="Times New Roman" w:hAnsi="Times New Roman" w:cs="Times New Roman"/>
          <w:sz w:val="24"/>
          <w:szCs w:val="24"/>
        </w:rPr>
        <w:t xml:space="preserve"> </w:t>
      </w:r>
      <w:r w:rsidR="00316D59">
        <w:rPr>
          <w:rFonts w:ascii="Times New Roman" w:hAnsi="Times New Roman" w:cs="Times New Roman"/>
          <w:sz w:val="24"/>
          <w:szCs w:val="24"/>
        </w:rPr>
        <w:t>shrinkage of existing</w:t>
      </w:r>
      <w:r w:rsidR="005B2D9D">
        <w:rPr>
          <w:rFonts w:ascii="Times New Roman" w:hAnsi="Times New Roman" w:cs="Times New Roman"/>
          <w:sz w:val="24"/>
          <w:szCs w:val="24"/>
        </w:rPr>
        <w:t xml:space="preserve"> suitable area will occur with rising temperatures within 2050 by 3.9-10.3% and by 4.3-10.5% in 2070 however, 4.6-5.6% within 2050 and 2.9-6.1% </w:t>
      </w:r>
      <w:r w:rsidR="006A70D0">
        <w:rPr>
          <w:rFonts w:ascii="Times New Roman" w:hAnsi="Times New Roman" w:cs="Times New Roman"/>
          <w:sz w:val="24"/>
          <w:szCs w:val="24"/>
        </w:rPr>
        <w:t xml:space="preserve">additional suitable area will </w:t>
      </w:r>
      <w:r w:rsidR="006A70D0">
        <w:rPr>
          <w:rFonts w:ascii="Times New Roman" w:hAnsi="Times New Roman" w:cs="Times New Roman"/>
          <w:sz w:val="24"/>
          <w:szCs w:val="24"/>
        </w:rPr>
        <w:lastRenderedPageBreak/>
        <w:t>emerge</w:t>
      </w:r>
      <w:r w:rsidR="005B2D9D">
        <w:rPr>
          <w:rFonts w:ascii="Times New Roman" w:hAnsi="Times New Roman" w:cs="Times New Roman"/>
          <w:sz w:val="24"/>
          <w:szCs w:val="24"/>
        </w:rPr>
        <w:t xml:space="preserve"> by 2070 under different RCPs conditions in Nepal. </w:t>
      </w:r>
      <w:r w:rsidR="00316D59">
        <w:rPr>
          <w:rFonts w:ascii="Times New Roman" w:hAnsi="Times New Roman" w:cs="Times New Roman"/>
          <w:sz w:val="24"/>
          <w:szCs w:val="24"/>
        </w:rPr>
        <w:t>No particular trends</w:t>
      </w:r>
      <w:r w:rsidR="005E55EF">
        <w:rPr>
          <w:rFonts w:ascii="Times New Roman" w:hAnsi="Times New Roman" w:cs="Times New Roman"/>
          <w:sz w:val="24"/>
          <w:szCs w:val="24"/>
        </w:rPr>
        <w:t xml:space="preserve"> of loss and gain in future </w:t>
      </w:r>
      <w:r w:rsidR="00316D59">
        <w:rPr>
          <w:rFonts w:ascii="Times New Roman" w:hAnsi="Times New Roman" w:cs="Times New Roman"/>
          <w:sz w:val="24"/>
          <w:szCs w:val="24"/>
        </w:rPr>
        <w:t>were shown</w:t>
      </w:r>
      <w:r w:rsidR="005B2D9D">
        <w:rPr>
          <w:rFonts w:ascii="Times New Roman" w:hAnsi="Times New Roman" w:cs="Times New Roman"/>
          <w:sz w:val="24"/>
          <w:szCs w:val="24"/>
        </w:rPr>
        <w:t xml:space="preserve"> by the model but net suitable area wil</w:t>
      </w:r>
      <w:r w:rsidR="0012272F">
        <w:rPr>
          <w:rFonts w:ascii="Times New Roman" w:hAnsi="Times New Roman" w:cs="Times New Roman"/>
          <w:sz w:val="24"/>
          <w:szCs w:val="24"/>
        </w:rPr>
        <w:t xml:space="preserve">l </w:t>
      </w:r>
      <w:r w:rsidR="00316D59">
        <w:rPr>
          <w:rFonts w:ascii="Times New Roman" w:hAnsi="Times New Roman" w:cs="Times New Roman"/>
          <w:sz w:val="24"/>
          <w:szCs w:val="24"/>
        </w:rPr>
        <w:t xml:space="preserve">lose for both 2050 and </w:t>
      </w:r>
      <w:r w:rsidR="005B2D9D">
        <w:rPr>
          <w:rFonts w:ascii="Times New Roman" w:hAnsi="Times New Roman" w:cs="Times New Roman"/>
          <w:sz w:val="24"/>
          <w:szCs w:val="24"/>
        </w:rPr>
        <w:t>2070</w:t>
      </w:r>
      <w:r w:rsidR="006A70D0">
        <w:rPr>
          <w:rFonts w:ascii="Times New Roman" w:hAnsi="Times New Roman" w:cs="Times New Roman"/>
          <w:sz w:val="24"/>
          <w:szCs w:val="24"/>
        </w:rPr>
        <w:t xml:space="preserve"> as compared to current situations</w:t>
      </w:r>
      <w:r w:rsidR="005B2D9D">
        <w:rPr>
          <w:rFonts w:ascii="Times New Roman" w:hAnsi="Times New Roman" w:cs="Times New Roman"/>
          <w:sz w:val="24"/>
          <w:szCs w:val="24"/>
        </w:rPr>
        <w:t>.</w:t>
      </w:r>
      <w:r w:rsidR="008A7445">
        <w:rPr>
          <w:rFonts w:ascii="Times New Roman" w:hAnsi="Times New Roman" w:cs="Times New Roman"/>
          <w:sz w:val="24"/>
          <w:szCs w:val="24"/>
        </w:rPr>
        <w:t xml:space="preserve"> </w:t>
      </w:r>
      <w:r w:rsidR="00316D59">
        <w:rPr>
          <w:rFonts w:ascii="Times New Roman" w:hAnsi="Times New Roman" w:cs="Times New Roman"/>
          <w:sz w:val="24"/>
          <w:szCs w:val="24"/>
        </w:rPr>
        <w:t>Climate</w:t>
      </w:r>
      <w:r w:rsidR="00191FFA">
        <w:rPr>
          <w:rFonts w:ascii="Times New Roman" w:hAnsi="Times New Roman" w:cs="Times New Roman"/>
          <w:sz w:val="24"/>
          <w:szCs w:val="24"/>
        </w:rPr>
        <w:t xml:space="preserve"> related</w:t>
      </w:r>
      <w:r w:rsidR="00316D59">
        <w:rPr>
          <w:rFonts w:ascii="Times New Roman" w:hAnsi="Times New Roman" w:cs="Times New Roman"/>
          <w:sz w:val="24"/>
          <w:szCs w:val="24"/>
        </w:rPr>
        <w:t xml:space="preserve"> several</w:t>
      </w:r>
      <w:r w:rsidR="00D01F7C">
        <w:rPr>
          <w:rFonts w:ascii="Times New Roman" w:hAnsi="Times New Roman" w:cs="Times New Roman"/>
          <w:sz w:val="24"/>
          <w:szCs w:val="24"/>
        </w:rPr>
        <w:t xml:space="preserve"> factors</w:t>
      </w:r>
      <w:r w:rsidR="008A7445">
        <w:rPr>
          <w:rFonts w:ascii="Times New Roman" w:hAnsi="Times New Roman" w:cs="Times New Roman"/>
          <w:sz w:val="24"/>
          <w:szCs w:val="24"/>
        </w:rPr>
        <w:t xml:space="preserve"> </w:t>
      </w:r>
      <w:r w:rsidR="00316D59">
        <w:rPr>
          <w:rFonts w:ascii="Times New Roman" w:hAnsi="Times New Roman" w:cs="Times New Roman"/>
          <w:sz w:val="24"/>
          <w:szCs w:val="24"/>
        </w:rPr>
        <w:t>may play role in decline of</w:t>
      </w:r>
      <w:r w:rsidR="008A7445">
        <w:rPr>
          <w:rFonts w:ascii="Times New Roman" w:hAnsi="Times New Roman" w:cs="Times New Roman"/>
          <w:sz w:val="24"/>
          <w:szCs w:val="24"/>
        </w:rPr>
        <w:t xml:space="preserve"> suitable area of finger </w:t>
      </w:r>
      <w:r w:rsidR="00D01F7C">
        <w:rPr>
          <w:rFonts w:ascii="Times New Roman" w:hAnsi="Times New Roman" w:cs="Times New Roman"/>
          <w:sz w:val="24"/>
          <w:szCs w:val="24"/>
        </w:rPr>
        <w:t xml:space="preserve">millet by </w:t>
      </w:r>
      <w:r w:rsidR="00316D59">
        <w:rPr>
          <w:rFonts w:ascii="Times New Roman" w:hAnsi="Times New Roman" w:cs="Times New Roman"/>
          <w:sz w:val="24"/>
          <w:szCs w:val="24"/>
        </w:rPr>
        <w:t xml:space="preserve">2050 and </w:t>
      </w:r>
      <w:r w:rsidR="00D01F7C">
        <w:rPr>
          <w:rFonts w:ascii="Times New Roman" w:hAnsi="Times New Roman" w:cs="Times New Roman"/>
          <w:sz w:val="24"/>
          <w:szCs w:val="24"/>
        </w:rPr>
        <w:t xml:space="preserve">2070. These factors </w:t>
      </w:r>
      <w:r w:rsidR="00316D59">
        <w:rPr>
          <w:rFonts w:ascii="Times New Roman" w:hAnsi="Times New Roman" w:cs="Times New Roman"/>
          <w:sz w:val="24"/>
          <w:szCs w:val="24"/>
        </w:rPr>
        <w:t>include mainly</w:t>
      </w:r>
      <w:r w:rsidR="00191FFA">
        <w:rPr>
          <w:rFonts w:ascii="Times New Roman" w:hAnsi="Times New Roman" w:cs="Times New Roman"/>
          <w:sz w:val="24"/>
          <w:szCs w:val="24"/>
        </w:rPr>
        <w:t xml:space="preserve"> </w:t>
      </w:r>
      <w:r w:rsidR="008A7445">
        <w:rPr>
          <w:rFonts w:ascii="Times New Roman" w:hAnsi="Times New Roman" w:cs="Times New Roman"/>
          <w:sz w:val="24"/>
          <w:szCs w:val="24"/>
        </w:rPr>
        <w:t>drought, rise in maximum temperature, increasing erratic pattern of rainfall and the shift o</w:t>
      </w:r>
      <w:r w:rsidR="00D01F7C">
        <w:rPr>
          <w:rFonts w:ascii="Times New Roman" w:hAnsi="Times New Roman" w:cs="Times New Roman"/>
          <w:sz w:val="24"/>
          <w:szCs w:val="24"/>
        </w:rPr>
        <w:t>f</w:t>
      </w:r>
      <w:r w:rsidR="008A7445">
        <w:rPr>
          <w:rFonts w:ascii="Times New Roman" w:hAnsi="Times New Roman" w:cs="Times New Roman"/>
          <w:sz w:val="24"/>
          <w:szCs w:val="24"/>
        </w:rPr>
        <w:t xml:space="preserve"> bioclimatic zones in </w:t>
      </w:r>
      <w:r w:rsidR="00191FFA">
        <w:rPr>
          <w:rFonts w:ascii="Times New Roman" w:hAnsi="Times New Roman" w:cs="Times New Roman"/>
          <w:sz w:val="24"/>
          <w:szCs w:val="24"/>
        </w:rPr>
        <w:t>different elevation in Nepal</w:t>
      </w:r>
      <w:r w:rsidR="008A7445">
        <w:rPr>
          <w:rFonts w:ascii="Times New Roman" w:hAnsi="Times New Roman" w:cs="Times New Roman"/>
          <w:sz w:val="24"/>
          <w:szCs w:val="24"/>
        </w:rPr>
        <w:t xml:space="preserve"> </w:t>
      </w:r>
      <w:r w:rsidR="00D01F7C">
        <w:rPr>
          <w:rFonts w:ascii="Times New Roman" w:hAnsi="Times New Roman" w:cs="Times New Roman"/>
          <w:sz w:val="24"/>
          <w:szCs w:val="24"/>
        </w:rPr>
        <w:t>(</w:t>
      </w:r>
      <w:proofErr w:type="spellStart"/>
      <w:r w:rsidR="00D01F7C">
        <w:rPr>
          <w:rFonts w:ascii="Times New Roman" w:hAnsi="Times New Roman" w:cs="Times New Roman"/>
          <w:sz w:val="24"/>
          <w:szCs w:val="24"/>
        </w:rPr>
        <w:t>Zomer</w:t>
      </w:r>
      <w:proofErr w:type="spellEnd"/>
      <w:r w:rsidR="00D01F7C">
        <w:rPr>
          <w:rFonts w:ascii="Times New Roman" w:hAnsi="Times New Roman" w:cs="Times New Roman"/>
          <w:sz w:val="24"/>
          <w:szCs w:val="24"/>
        </w:rPr>
        <w:t xml:space="preserve"> et al. 2014).</w:t>
      </w:r>
      <w:r w:rsidR="00D01F7C">
        <w:rPr>
          <w:rFonts w:ascii="Times New Roman" w:hAnsi="Times New Roman" w:cs="Times New Roman"/>
          <w:bCs/>
          <w:sz w:val="24"/>
          <w:szCs w:val="24"/>
        </w:rPr>
        <w:t xml:space="preserve"> There was </w:t>
      </w:r>
      <w:r w:rsidR="00D01F7C" w:rsidRPr="000F73DE">
        <w:rPr>
          <w:rFonts w:ascii="Times New Roman" w:hAnsi="Times New Roman" w:cs="Times New Roman"/>
          <w:bCs/>
          <w:sz w:val="24"/>
          <w:szCs w:val="24"/>
        </w:rPr>
        <w:t xml:space="preserve">loss </w:t>
      </w:r>
      <w:r w:rsidR="00D01F7C">
        <w:rPr>
          <w:rFonts w:ascii="Times New Roman" w:hAnsi="Times New Roman" w:cs="Times New Roman"/>
          <w:bCs/>
          <w:sz w:val="24"/>
          <w:szCs w:val="24"/>
        </w:rPr>
        <w:t>of agriculture land from Nepal d</w:t>
      </w:r>
      <w:r w:rsidR="00D01F7C" w:rsidRPr="000F73DE">
        <w:rPr>
          <w:rFonts w:ascii="Times New Roman" w:hAnsi="Times New Roman" w:cs="Times New Roman"/>
          <w:bCs/>
          <w:sz w:val="24"/>
          <w:szCs w:val="24"/>
        </w:rPr>
        <w:t xml:space="preserve">uring </w:t>
      </w:r>
      <w:r w:rsidR="00D01F7C">
        <w:rPr>
          <w:rFonts w:ascii="Times New Roman" w:hAnsi="Times New Roman" w:cs="Times New Roman"/>
          <w:bCs/>
          <w:sz w:val="24"/>
          <w:szCs w:val="24"/>
        </w:rPr>
        <w:t xml:space="preserve">the period of </w:t>
      </w:r>
      <w:r w:rsidR="00D01F7C" w:rsidRPr="000F73DE">
        <w:rPr>
          <w:rFonts w:ascii="Times New Roman" w:hAnsi="Times New Roman" w:cs="Times New Roman"/>
          <w:bCs/>
          <w:sz w:val="24"/>
          <w:szCs w:val="24"/>
        </w:rPr>
        <w:t xml:space="preserve">1971-2007due to climate related </w:t>
      </w:r>
      <w:r w:rsidR="00D01F7C">
        <w:rPr>
          <w:rFonts w:ascii="Times New Roman" w:hAnsi="Times New Roman" w:cs="Times New Roman"/>
          <w:bCs/>
          <w:sz w:val="24"/>
          <w:szCs w:val="24"/>
        </w:rPr>
        <w:t>catastrophes</w:t>
      </w:r>
      <w:r w:rsidR="00D01F7C" w:rsidRPr="000F73DE">
        <w:rPr>
          <w:rFonts w:ascii="Times New Roman" w:hAnsi="Times New Roman" w:cs="Times New Roman"/>
          <w:bCs/>
          <w:sz w:val="24"/>
          <w:szCs w:val="24"/>
        </w:rPr>
        <w:t xml:space="preserve"> like d</w:t>
      </w:r>
      <w:r w:rsidR="00D01F7C">
        <w:rPr>
          <w:rFonts w:ascii="Times New Roman" w:hAnsi="Times New Roman" w:cs="Times New Roman"/>
          <w:bCs/>
          <w:sz w:val="24"/>
          <w:szCs w:val="24"/>
        </w:rPr>
        <w:t>roughts, flood, hailstorm, rain</w:t>
      </w:r>
      <w:r w:rsidR="00191FFA">
        <w:rPr>
          <w:rFonts w:ascii="Times New Roman" w:hAnsi="Times New Roman" w:cs="Times New Roman"/>
          <w:bCs/>
          <w:sz w:val="24"/>
          <w:szCs w:val="24"/>
        </w:rPr>
        <w:t>, strong wing</w:t>
      </w:r>
      <w:r w:rsidR="00D01F7C" w:rsidRPr="000F73DE">
        <w:rPr>
          <w:rFonts w:ascii="Times New Roman" w:hAnsi="Times New Roman" w:cs="Times New Roman"/>
          <w:bCs/>
          <w:sz w:val="24"/>
          <w:szCs w:val="24"/>
        </w:rPr>
        <w:t>, cold wave</w:t>
      </w:r>
      <w:r w:rsidR="00D01F7C">
        <w:rPr>
          <w:rFonts w:ascii="Times New Roman" w:hAnsi="Times New Roman" w:cs="Times New Roman"/>
          <w:bCs/>
          <w:sz w:val="24"/>
          <w:szCs w:val="24"/>
        </w:rPr>
        <w:t>. Around</w:t>
      </w:r>
      <w:r w:rsidR="00D01F7C" w:rsidRPr="000F73DE">
        <w:rPr>
          <w:rFonts w:ascii="Times New Roman" w:hAnsi="Times New Roman" w:cs="Times New Roman"/>
          <w:bCs/>
          <w:sz w:val="24"/>
          <w:szCs w:val="24"/>
        </w:rPr>
        <w:t xml:space="preserve"> 38 percent of overall </w:t>
      </w:r>
      <w:r w:rsidR="00316D59">
        <w:rPr>
          <w:rFonts w:ascii="Times New Roman" w:hAnsi="Times New Roman" w:cs="Times New Roman"/>
          <w:bCs/>
          <w:sz w:val="24"/>
          <w:szCs w:val="24"/>
        </w:rPr>
        <w:t xml:space="preserve">agricultural lost land </w:t>
      </w:r>
      <w:r w:rsidR="00316D59" w:rsidRPr="000F73DE">
        <w:rPr>
          <w:rFonts w:ascii="Times New Roman" w:hAnsi="Times New Roman" w:cs="Times New Roman"/>
          <w:bCs/>
          <w:sz w:val="24"/>
          <w:szCs w:val="24"/>
        </w:rPr>
        <w:t>was</w:t>
      </w:r>
      <w:r w:rsidR="00D01F7C">
        <w:rPr>
          <w:rFonts w:ascii="Times New Roman" w:hAnsi="Times New Roman" w:cs="Times New Roman"/>
          <w:bCs/>
          <w:sz w:val="24"/>
          <w:szCs w:val="24"/>
        </w:rPr>
        <w:t xml:space="preserve"> </w:t>
      </w:r>
      <w:r w:rsidR="00D01F7C" w:rsidRPr="000F73DE">
        <w:rPr>
          <w:rFonts w:ascii="Times New Roman" w:hAnsi="Times New Roman" w:cs="Times New Roman"/>
          <w:bCs/>
          <w:sz w:val="24"/>
          <w:szCs w:val="24"/>
        </w:rPr>
        <w:t>from the drought</w:t>
      </w:r>
      <w:r w:rsidR="00D01F7C">
        <w:rPr>
          <w:rFonts w:ascii="Times New Roman" w:hAnsi="Times New Roman" w:cs="Times New Roman"/>
          <w:bCs/>
          <w:sz w:val="24"/>
          <w:szCs w:val="24"/>
        </w:rPr>
        <w:t xml:space="preserve"> alone</w:t>
      </w:r>
      <w:r w:rsidR="00D01F7C" w:rsidRPr="000F73DE">
        <w:rPr>
          <w:rFonts w:ascii="Times New Roman" w:hAnsi="Times New Roman" w:cs="Times New Roman"/>
          <w:bCs/>
          <w:sz w:val="24"/>
          <w:szCs w:val="24"/>
        </w:rPr>
        <w:t xml:space="preserve"> (</w:t>
      </w:r>
      <w:r w:rsidR="00D01F7C" w:rsidRPr="00E610E8">
        <w:rPr>
          <w:rFonts w:ascii="Times New Roman" w:hAnsi="Times New Roman" w:cs="Times New Roman"/>
          <w:bCs/>
          <w:sz w:val="24"/>
          <w:szCs w:val="24"/>
        </w:rPr>
        <w:t>IFAD, 2013</w:t>
      </w:r>
      <w:r w:rsidR="00D01F7C" w:rsidRPr="000F73DE">
        <w:rPr>
          <w:rFonts w:ascii="Times New Roman" w:hAnsi="Times New Roman" w:cs="Times New Roman"/>
          <w:bCs/>
          <w:sz w:val="24"/>
          <w:szCs w:val="24"/>
        </w:rPr>
        <w:t xml:space="preserve">). The projected suitable habitat </w:t>
      </w:r>
      <w:r w:rsidR="00D01F7C">
        <w:rPr>
          <w:rFonts w:ascii="Times New Roman" w:hAnsi="Times New Roman" w:cs="Times New Roman"/>
          <w:bCs/>
          <w:sz w:val="24"/>
          <w:szCs w:val="24"/>
        </w:rPr>
        <w:t>losses</w:t>
      </w:r>
      <w:r w:rsidR="00D01F7C" w:rsidRPr="000F73DE">
        <w:rPr>
          <w:rFonts w:ascii="Times New Roman" w:hAnsi="Times New Roman" w:cs="Times New Roman"/>
          <w:bCs/>
          <w:sz w:val="24"/>
          <w:szCs w:val="24"/>
        </w:rPr>
        <w:t xml:space="preserve"> mostly </w:t>
      </w:r>
      <w:r w:rsidR="00D01F7C">
        <w:rPr>
          <w:rFonts w:ascii="Times New Roman" w:hAnsi="Times New Roman" w:cs="Times New Roman"/>
          <w:bCs/>
          <w:sz w:val="24"/>
          <w:szCs w:val="24"/>
        </w:rPr>
        <w:t xml:space="preserve">from </w:t>
      </w:r>
      <w:r w:rsidR="00D01F7C" w:rsidRPr="000F73DE">
        <w:rPr>
          <w:rFonts w:ascii="Times New Roman" w:hAnsi="Times New Roman" w:cs="Times New Roman"/>
          <w:bCs/>
          <w:sz w:val="24"/>
          <w:szCs w:val="24"/>
        </w:rPr>
        <w:t xml:space="preserve">mountains </w:t>
      </w:r>
      <w:r w:rsidR="00D01F7C">
        <w:rPr>
          <w:rFonts w:ascii="Times New Roman" w:hAnsi="Times New Roman" w:cs="Times New Roman"/>
          <w:bCs/>
          <w:sz w:val="24"/>
          <w:szCs w:val="24"/>
        </w:rPr>
        <w:t>in</w:t>
      </w:r>
      <w:r w:rsidR="00D01F7C" w:rsidRPr="000F73DE">
        <w:rPr>
          <w:rFonts w:ascii="Times New Roman" w:hAnsi="Times New Roman" w:cs="Times New Roman"/>
          <w:bCs/>
          <w:sz w:val="24"/>
          <w:szCs w:val="24"/>
        </w:rPr>
        <w:t xml:space="preserve"> western Nepal may be </w:t>
      </w:r>
      <w:r w:rsidR="00D01F7C">
        <w:rPr>
          <w:rFonts w:ascii="Times New Roman" w:hAnsi="Times New Roman" w:cs="Times New Roman"/>
          <w:bCs/>
          <w:sz w:val="24"/>
          <w:szCs w:val="24"/>
        </w:rPr>
        <w:t>due to</w:t>
      </w:r>
      <w:r w:rsidR="00D01F7C" w:rsidRPr="000F73DE">
        <w:rPr>
          <w:rFonts w:ascii="Times New Roman" w:hAnsi="Times New Roman" w:cs="Times New Roman"/>
          <w:bCs/>
          <w:sz w:val="24"/>
          <w:szCs w:val="24"/>
        </w:rPr>
        <w:t xml:space="preserve"> increasing drought on these regions because annual rainfall is the predictor variables with highest contribution in model performance</w:t>
      </w:r>
      <w:r w:rsidR="006A70D0">
        <w:rPr>
          <w:rFonts w:ascii="Times New Roman" w:hAnsi="Times New Roman" w:cs="Times New Roman"/>
          <w:bCs/>
          <w:sz w:val="24"/>
          <w:szCs w:val="24"/>
        </w:rPr>
        <w:t xml:space="preserve"> of this study</w:t>
      </w:r>
      <w:r w:rsidR="00D01F7C" w:rsidRPr="000F73DE">
        <w:rPr>
          <w:rFonts w:ascii="Times New Roman" w:hAnsi="Times New Roman" w:cs="Times New Roman"/>
          <w:bCs/>
          <w:sz w:val="24"/>
          <w:szCs w:val="24"/>
        </w:rPr>
        <w:t xml:space="preserve"> (Fig</w:t>
      </w:r>
      <w:r w:rsidR="00557373">
        <w:rPr>
          <w:rFonts w:ascii="Times New Roman" w:hAnsi="Times New Roman" w:cs="Times New Roman"/>
          <w:bCs/>
          <w:sz w:val="24"/>
          <w:szCs w:val="24"/>
        </w:rPr>
        <w:t>ure</w:t>
      </w:r>
      <w:r w:rsidR="00D01F7C" w:rsidRPr="000F73DE">
        <w:rPr>
          <w:rFonts w:ascii="Times New Roman" w:hAnsi="Times New Roman" w:cs="Times New Roman"/>
          <w:bCs/>
          <w:sz w:val="24"/>
          <w:szCs w:val="24"/>
        </w:rPr>
        <w:t>-2)</w:t>
      </w:r>
      <w:r w:rsidR="00D01F7C">
        <w:rPr>
          <w:rFonts w:ascii="Times New Roman" w:hAnsi="Times New Roman" w:cs="Times New Roman"/>
          <w:bCs/>
          <w:sz w:val="24"/>
          <w:szCs w:val="24"/>
        </w:rPr>
        <w:t>.</w:t>
      </w:r>
      <w:r w:rsidR="00D01F7C" w:rsidRPr="00D01F7C">
        <w:rPr>
          <w:rFonts w:ascii="Times New Roman" w:hAnsi="Times New Roman" w:cs="Times New Roman"/>
          <w:sz w:val="24"/>
          <w:szCs w:val="24"/>
        </w:rPr>
        <w:t xml:space="preserve"> </w:t>
      </w:r>
    </w:p>
    <w:p w14:paraId="696782DA" w14:textId="77777777" w:rsidR="005B2D9D" w:rsidRDefault="00D01F7C" w:rsidP="000F73DE">
      <w:pPr>
        <w:spacing w:line="360" w:lineRule="auto"/>
        <w:jc w:val="both"/>
        <w:rPr>
          <w:rFonts w:ascii="Times New Roman" w:hAnsi="Times New Roman" w:cs="Times New Roman"/>
          <w:sz w:val="24"/>
          <w:szCs w:val="24"/>
        </w:rPr>
      </w:pPr>
      <w:r w:rsidRPr="000F73DE">
        <w:rPr>
          <w:rFonts w:ascii="Times New Roman" w:hAnsi="Times New Roman" w:cs="Times New Roman"/>
          <w:sz w:val="24"/>
          <w:szCs w:val="24"/>
        </w:rPr>
        <w:t xml:space="preserve">The impact of climate change on suitability </w:t>
      </w:r>
      <w:r w:rsidR="00316D59">
        <w:rPr>
          <w:rFonts w:ascii="Times New Roman" w:hAnsi="Times New Roman" w:cs="Times New Roman"/>
          <w:sz w:val="24"/>
          <w:szCs w:val="24"/>
        </w:rPr>
        <w:t>of crop habitat would have mix</w:t>
      </w:r>
      <w:r w:rsidRPr="000F73DE">
        <w:rPr>
          <w:rFonts w:ascii="Times New Roman" w:hAnsi="Times New Roman" w:cs="Times New Roman"/>
          <w:sz w:val="24"/>
          <w:szCs w:val="24"/>
        </w:rPr>
        <w:t xml:space="preserve"> effects. </w:t>
      </w:r>
      <w:r>
        <w:rPr>
          <w:rFonts w:ascii="Times New Roman" w:hAnsi="Times New Roman" w:cs="Times New Roman"/>
          <w:sz w:val="24"/>
          <w:szCs w:val="24"/>
        </w:rPr>
        <w:t>A mixed effect of</w:t>
      </w:r>
      <w:r w:rsidRPr="000F73DE">
        <w:rPr>
          <w:rFonts w:ascii="Times New Roman" w:hAnsi="Times New Roman" w:cs="Times New Roman"/>
          <w:sz w:val="24"/>
          <w:szCs w:val="24"/>
        </w:rPr>
        <w:t xml:space="preserve"> climat</w:t>
      </w:r>
      <w:r w:rsidR="00316D59">
        <w:rPr>
          <w:rFonts w:ascii="Times New Roman" w:hAnsi="Times New Roman" w:cs="Times New Roman"/>
          <w:sz w:val="24"/>
          <w:szCs w:val="24"/>
        </w:rPr>
        <w:t>e change on crops was shown in banana and c</w:t>
      </w:r>
      <w:r w:rsidRPr="000F73DE">
        <w:rPr>
          <w:rFonts w:ascii="Times New Roman" w:hAnsi="Times New Roman" w:cs="Times New Roman"/>
          <w:sz w:val="24"/>
          <w:szCs w:val="24"/>
        </w:rPr>
        <w:t xml:space="preserve">offee in Nepal. </w:t>
      </w:r>
      <w:r>
        <w:rPr>
          <w:rFonts w:ascii="Times New Roman" w:hAnsi="Times New Roman" w:cs="Times New Roman"/>
          <w:sz w:val="24"/>
          <w:szCs w:val="24"/>
        </w:rPr>
        <w:t xml:space="preserve">With </w:t>
      </w:r>
      <w:r w:rsidRPr="000F73DE">
        <w:rPr>
          <w:rFonts w:ascii="Times New Roman" w:hAnsi="Times New Roman" w:cs="Times New Roman"/>
          <w:sz w:val="24"/>
          <w:szCs w:val="24"/>
        </w:rPr>
        <w:t xml:space="preserve">the change </w:t>
      </w:r>
      <w:r>
        <w:rPr>
          <w:rFonts w:ascii="Times New Roman" w:hAnsi="Times New Roman" w:cs="Times New Roman"/>
          <w:sz w:val="24"/>
          <w:szCs w:val="24"/>
        </w:rPr>
        <w:t xml:space="preserve">in </w:t>
      </w:r>
      <w:r w:rsidRPr="000F73DE">
        <w:rPr>
          <w:rFonts w:ascii="Times New Roman" w:hAnsi="Times New Roman" w:cs="Times New Roman"/>
          <w:sz w:val="24"/>
          <w:szCs w:val="24"/>
        </w:rPr>
        <w:t>climate</w:t>
      </w:r>
      <w:r>
        <w:rPr>
          <w:rFonts w:ascii="Times New Roman" w:hAnsi="Times New Roman" w:cs="Times New Roman"/>
          <w:sz w:val="24"/>
          <w:szCs w:val="24"/>
        </w:rPr>
        <w:t>,</w:t>
      </w:r>
      <w:r w:rsidRPr="000F73DE">
        <w:rPr>
          <w:rFonts w:ascii="Times New Roman" w:hAnsi="Times New Roman" w:cs="Times New Roman"/>
          <w:sz w:val="24"/>
          <w:szCs w:val="24"/>
        </w:rPr>
        <w:t xml:space="preserve"> the suitable habitat of banana would increase but that of coffee would worsen (</w:t>
      </w:r>
      <w:proofErr w:type="spellStart"/>
      <w:r w:rsidRPr="00E610E8">
        <w:rPr>
          <w:rFonts w:ascii="Times New Roman" w:hAnsi="Times New Roman" w:cs="Times New Roman"/>
          <w:sz w:val="24"/>
          <w:szCs w:val="24"/>
        </w:rPr>
        <w:t>Ranjitkar</w:t>
      </w:r>
      <w:proofErr w:type="spellEnd"/>
      <w:r w:rsidRPr="00E610E8">
        <w:rPr>
          <w:rFonts w:ascii="Times New Roman" w:hAnsi="Times New Roman" w:cs="Times New Roman"/>
          <w:sz w:val="24"/>
          <w:szCs w:val="24"/>
        </w:rPr>
        <w:t>,</w:t>
      </w:r>
      <w:r w:rsidR="00316D59" w:rsidRPr="00E610E8">
        <w:rPr>
          <w:rFonts w:ascii="Times New Roman" w:hAnsi="Times New Roman" w:cs="Times New Roman"/>
          <w:sz w:val="24"/>
          <w:szCs w:val="24"/>
        </w:rPr>
        <w:t xml:space="preserve"> </w:t>
      </w:r>
      <w:r w:rsidR="00316D59" w:rsidRPr="00E610E8">
        <w:rPr>
          <w:rFonts w:ascii="Times New Roman" w:hAnsi="Times New Roman" w:cs="Times New Roman"/>
          <w:i/>
          <w:sz w:val="24"/>
          <w:szCs w:val="24"/>
        </w:rPr>
        <w:t>et al.,</w:t>
      </w:r>
      <w:r w:rsidRPr="00E610E8">
        <w:rPr>
          <w:rFonts w:ascii="Times New Roman" w:hAnsi="Times New Roman" w:cs="Times New Roman"/>
          <w:sz w:val="24"/>
          <w:szCs w:val="24"/>
        </w:rPr>
        <w:t xml:space="preserve"> 2014)</w:t>
      </w:r>
      <w:r w:rsidR="002D239C" w:rsidRPr="00E610E8">
        <w:rPr>
          <w:rFonts w:ascii="Times New Roman" w:hAnsi="Times New Roman" w:cs="Times New Roman"/>
          <w:sz w:val="24"/>
          <w:szCs w:val="24"/>
        </w:rPr>
        <w:t>.</w:t>
      </w:r>
      <w:r w:rsidR="002D239C">
        <w:rPr>
          <w:rFonts w:ascii="Times New Roman" w:hAnsi="Times New Roman" w:cs="Times New Roman"/>
          <w:sz w:val="24"/>
          <w:szCs w:val="24"/>
        </w:rPr>
        <w:t xml:space="preserve"> </w:t>
      </w:r>
      <w:r w:rsidR="00316D59">
        <w:rPr>
          <w:rFonts w:ascii="Times New Roman" w:hAnsi="Times New Roman" w:cs="Times New Roman"/>
          <w:sz w:val="24"/>
          <w:szCs w:val="24"/>
        </w:rPr>
        <w:t>Nevertheless, a mixed effect has been predicted for</w:t>
      </w:r>
      <w:r w:rsidR="002D239C">
        <w:rPr>
          <w:rFonts w:ascii="Times New Roman" w:hAnsi="Times New Roman" w:cs="Times New Roman"/>
          <w:sz w:val="24"/>
          <w:szCs w:val="24"/>
        </w:rPr>
        <w:t xml:space="preserve"> </w:t>
      </w:r>
      <w:r w:rsidR="00C55C94">
        <w:rPr>
          <w:rFonts w:ascii="Times New Roman" w:hAnsi="Times New Roman" w:cs="Times New Roman"/>
          <w:sz w:val="24"/>
          <w:szCs w:val="24"/>
        </w:rPr>
        <w:t>finger millet crop from maxent</w:t>
      </w:r>
      <w:r w:rsidR="002D239C">
        <w:rPr>
          <w:rFonts w:ascii="Times New Roman" w:hAnsi="Times New Roman" w:cs="Times New Roman"/>
          <w:sz w:val="24"/>
          <w:szCs w:val="24"/>
        </w:rPr>
        <w:t xml:space="preserve"> model, where</w:t>
      </w:r>
      <w:r w:rsidRPr="000F73DE">
        <w:rPr>
          <w:rFonts w:ascii="Times New Roman" w:hAnsi="Times New Roman" w:cs="Times New Roman"/>
          <w:sz w:val="24"/>
          <w:szCs w:val="24"/>
        </w:rPr>
        <w:t xml:space="preserve"> loss in suitable habitat </w:t>
      </w:r>
      <w:r w:rsidR="00C55C94">
        <w:rPr>
          <w:rFonts w:ascii="Times New Roman" w:hAnsi="Times New Roman" w:cs="Times New Roman"/>
          <w:sz w:val="24"/>
          <w:szCs w:val="24"/>
        </w:rPr>
        <w:t>in</w:t>
      </w:r>
      <w:r w:rsidRPr="000F73DE">
        <w:rPr>
          <w:rFonts w:ascii="Times New Roman" w:hAnsi="Times New Roman" w:cs="Times New Roman"/>
          <w:sz w:val="24"/>
          <w:szCs w:val="24"/>
        </w:rPr>
        <w:t xml:space="preserve"> </w:t>
      </w:r>
      <w:r w:rsidR="002D239C">
        <w:rPr>
          <w:rFonts w:ascii="Times New Roman" w:hAnsi="Times New Roman" w:cs="Times New Roman"/>
          <w:sz w:val="24"/>
          <w:szCs w:val="24"/>
        </w:rPr>
        <w:t>western</w:t>
      </w:r>
      <w:r>
        <w:rPr>
          <w:rFonts w:ascii="Times New Roman" w:hAnsi="Times New Roman" w:cs="Times New Roman"/>
          <w:sz w:val="24"/>
          <w:szCs w:val="24"/>
        </w:rPr>
        <w:t xml:space="preserve"> region</w:t>
      </w:r>
      <w:r w:rsidR="002D239C">
        <w:rPr>
          <w:rFonts w:ascii="Times New Roman" w:hAnsi="Times New Roman" w:cs="Times New Roman"/>
          <w:sz w:val="24"/>
          <w:szCs w:val="24"/>
        </w:rPr>
        <w:t xml:space="preserve"> and</w:t>
      </w:r>
      <w:r>
        <w:rPr>
          <w:rFonts w:ascii="Times New Roman" w:hAnsi="Times New Roman" w:cs="Times New Roman"/>
          <w:sz w:val="24"/>
          <w:szCs w:val="24"/>
        </w:rPr>
        <w:t xml:space="preserve"> some </w:t>
      </w:r>
      <w:r w:rsidR="002D239C">
        <w:rPr>
          <w:rFonts w:ascii="Times New Roman" w:hAnsi="Times New Roman" w:cs="Times New Roman"/>
          <w:sz w:val="24"/>
          <w:szCs w:val="24"/>
        </w:rPr>
        <w:t>additional s</w:t>
      </w:r>
      <w:r w:rsidR="00C55C94">
        <w:rPr>
          <w:rFonts w:ascii="Times New Roman" w:hAnsi="Times New Roman" w:cs="Times New Roman"/>
          <w:sz w:val="24"/>
          <w:szCs w:val="24"/>
        </w:rPr>
        <w:t>uitable area would be added in</w:t>
      </w:r>
      <w:r w:rsidR="002D239C">
        <w:rPr>
          <w:rFonts w:ascii="Times New Roman" w:hAnsi="Times New Roman" w:cs="Times New Roman"/>
          <w:sz w:val="24"/>
          <w:szCs w:val="24"/>
        </w:rPr>
        <w:t xml:space="preserve"> </w:t>
      </w:r>
      <w:r w:rsidR="006A70D0">
        <w:rPr>
          <w:rFonts w:ascii="Times New Roman" w:hAnsi="Times New Roman" w:cs="Times New Roman"/>
          <w:sz w:val="24"/>
          <w:szCs w:val="24"/>
        </w:rPr>
        <w:t>eastern and central parts</w:t>
      </w:r>
      <w:r w:rsidR="002D239C">
        <w:rPr>
          <w:rFonts w:ascii="Times New Roman" w:hAnsi="Times New Roman" w:cs="Times New Roman"/>
          <w:sz w:val="24"/>
          <w:szCs w:val="24"/>
        </w:rPr>
        <w:t>.</w:t>
      </w:r>
    </w:p>
    <w:p w14:paraId="4313CCF9" w14:textId="77777777" w:rsidR="007C0DFE" w:rsidRDefault="006A70D0" w:rsidP="000F73D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Cs/>
          <w:sz w:val="24"/>
          <w:szCs w:val="24"/>
        </w:rPr>
        <w:t>The addition</w:t>
      </w:r>
      <w:r w:rsidR="00C23FF7" w:rsidRPr="00557373">
        <w:rPr>
          <w:rFonts w:ascii="Times New Roman" w:hAnsi="Times New Roman" w:cs="Times New Roman"/>
          <w:bCs/>
          <w:sz w:val="24"/>
          <w:szCs w:val="24"/>
        </w:rPr>
        <w:t xml:space="preserve"> of </w:t>
      </w:r>
      <w:r w:rsidR="00CC09B9" w:rsidRPr="00557373">
        <w:rPr>
          <w:rFonts w:ascii="Times New Roman" w:hAnsi="Times New Roman" w:cs="Times New Roman"/>
          <w:bCs/>
          <w:sz w:val="24"/>
          <w:szCs w:val="24"/>
        </w:rPr>
        <w:t>suitable area</w:t>
      </w:r>
      <w:r w:rsidR="00C55C94">
        <w:rPr>
          <w:rFonts w:ascii="Times New Roman" w:hAnsi="Times New Roman" w:cs="Times New Roman"/>
          <w:bCs/>
          <w:sz w:val="24"/>
          <w:szCs w:val="24"/>
        </w:rPr>
        <w:t xml:space="preserve"> for finger millet </w:t>
      </w:r>
      <w:r w:rsidR="00CC09B9" w:rsidRPr="00557373">
        <w:rPr>
          <w:rFonts w:ascii="Times New Roman" w:hAnsi="Times New Roman" w:cs="Times New Roman"/>
          <w:bCs/>
          <w:sz w:val="24"/>
          <w:szCs w:val="24"/>
        </w:rPr>
        <w:t xml:space="preserve"> in Nepal</w:t>
      </w:r>
      <w:r w:rsidR="00557373" w:rsidRPr="00557373">
        <w:rPr>
          <w:rFonts w:ascii="Times New Roman" w:hAnsi="Times New Roman" w:cs="Times New Roman"/>
          <w:bCs/>
          <w:sz w:val="24"/>
          <w:szCs w:val="24"/>
        </w:rPr>
        <w:t xml:space="preserve"> and </w:t>
      </w:r>
      <w:r w:rsidR="00C55C94">
        <w:rPr>
          <w:rFonts w:ascii="Times New Roman" w:hAnsi="Times New Roman" w:cs="Times New Roman"/>
          <w:bCs/>
          <w:sz w:val="24"/>
          <w:szCs w:val="24"/>
        </w:rPr>
        <w:t xml:space="preserve"> downward </w:t>
      </w:r>
      <w:r w:rsidR="00557373" w:rsidRPr="00557373">
        <w:rPr>
          <w:rFonts w:ascii="Times New Roman" w:hAnsi="Times New Roman" w:cs="Times New Roman"/>
          <w:bCs/>
          <w:sz w:val="24"/>
          <w:szCs w:val="24"/>
        </w:rPr>
        <w:t xml:space="preserve">shrinkage of highest elevation </w:t>
      </w:r>
      <w:r w:rsidR="00C55C94">
        <w:rPr>
          <w:rFonts w:ascii="Times New Roman" w:hAnsi="Times New Roman" w:cs="Times New Roman"/>
          <w:bCs/>
          <w:sz w:val="24"/>
          <w:szCs w:val="24"/>
        </w:rPr>
        <w:t xml:space="preserve">from 2300m </w:t>
      </w:r>
      <w:r w:rsidR="00557373" w:rsidRPr="00557373">
        <w:rPr>
          <w:rFonts w:ascii="Times New Roman" w:hAnsi="Times New Roman" w:cs="Times New Roman"/>
          <w:bCs/>
          <w:sz w:val="24"/>
          <w:szCs w:val="24"/>
        </w:rPr>
        <w:t xml:space="preserve">to </w:t>
      </w:r>
      <w:r w:rsidR="00CA6001" w:rsidRPr="00557373">
        <w:rPr>
          <w:rFonts w:ascii="Times New Roman" w:hAnsi="Times New Roman" w:cs="Times New Roman"/>
          <w:bCs/>
          <w:sz w:val="24"/>
          <w:szCs w:val="24"/>
        </w:rPr>
        <w:t>20</w:t>
      </w:r>
      <w:r w:rsidR="00C55C94">
        <w:rPr>
          <w:rFonts w:ascii="Times New Roman" w:hAnsi="Times New Roman" w:cs="Times New Roman"/>
          <w:bCs/>
          <w:sz w:val="24"/>
          <w:szCs w:val="24"/>
        </w:rPr>
        <w:t>8</w:t>
      </w:r>
      <w:r w:rsidR="00CA6001" w:rsidRPr="00557373">
        <w:rPr>
          <w:rFonts w:ascii="Times New Roman" w:hAnsi="Times New Roman" w:cs="Times New Roman"/>
          <w:bCs/>
          <w:sz w:val="24"/>
          <w:szCs w:val="24"/>
        </w:rPr>
        <w:t>0m may</w:t>
      </w:r>
      <w:r w:rsidR="00CC09B9" w:rsidRPr="00557373">
        <w:rPr>
          <w:rFonts w:ascii="Times New Roman" w:hAnsi="Times New Roman" w:cs="Times New Roman"/>
          <w:bCs/>
          <w:sz w:val="24"/>
          <w:szCs w:val="24"/>
        </w:rPr>
        <w:t xml:space="preserve"> be </w:t>
      </w:r>
      <w:r w:rsidR="00C23FF7" w:rsidRPr="00557373">
        <w:rPr>
          <w:rFonts w:ascii="Times New Roman" w:hAnsi="Times New Roman" w:cs="Times New Roman"/>
          <w:bCs/>
          <w:sz w:val="24"/>
          <w:szCs w:val="24"/>
        </w:rPr>
        <w:t>be</w:t>
      </w:r>
      <w:r w:rsidR="008D4BA8" w:rsidRPr="00557373">
        <w:rPr>
          <w:rFonts w:ascii="Times New Roman" w:hAnsi="Times New Roman" w:cs="Times New Roman"/>
          <w:bCs/>
          <w:sz w:val="24"/>
          <w:szCs w:val="24"/>
        </w:rPr>
        <w:t xml:space="preserve">cause </w:t>
      </w:r>
      <w:r w:rsidR="00C23FF7" w:rsidRPr="00557373">
        <w:rPr>
          <w:rFonts w:ascii="Times New Roman" w:hAnsi="Times New Roman" w:cs="Times New Roman"/>
          <w:bCs/>
          <w:sz w:val="24"/>
          <w:szCs w:val="24"/>
        </w:rPr>
        <w:t xml:space="preserve">of </w:t>
      </w:r>
      <w:r w:rsidR="00557373" w:rsidRPr="00557373">
        <w:rPr>
          <w:rFonts w:ascii="Times New Roman" w:hAnsi="Times New Roman" w:cs="Times New Roman"/>
          <w:bCs/>
          <w:sz w:val="24"/>
          <w:szCs w:val="24"/>
        </w:rPr>
        <w:t xml:space="preserve">shifting the average growing degree days (GDD) for finger millet from North to South </w:t>
      </w:r>
      <w:r w:rsidR="00557373" w:rsidRPr="00557373">
        <w:rPr>
          <w:rFonts w:ascii="Times New Roman" w:hAnsi="Times New Roman" w:cs="Times New Roman"/>
          <w:color w:val="1B1C20"/>
          <w:sz w:val="24"/>
          <w:szCs w:val="24"/>
        </w:rPr>
        <w:t>(</w:t>
      </w:r>
      <w:proofErr w:type="spellStart"/>
      <w:r w:rsidR="00557373" w:rsidRPr="00557373">
        <w:rPr>
          <w:rFonts w:ascii="Times New Roman" w:hAnsi="Times New Roman" w:cs="Times New Roman"/>
          <w:color w:val="1B1C20"/>
          <w:sz w:val="24"/>
          <w:szCs w:val="24"/>
        </w:rPr>
        <w:t>Grigorieva</w:t>
      </w:r>
      <w:proofErr w:type="spellEnd"/>
      <w:r w:rsidR="00557373" w:rsidRPr="00557373">
        <w:rPr>
          <w:rFonts w:ascii="Times New Roman" w:hAnsi="Times New Roman" w:cs="Times New Roman"/>
          <w:color w:val="1B1C20"/>
          <w:sz w:val="24"/>
          <w:szCs w:val="24"/>
        </w:rPr>
        <w:t>, et al.2010)</w:t>
      </w:r>
      <w:r w:rsidR="002D239C">
        <w:rPr>
          <w:rFonts w:ascii="Times New Roman" w:hAnsi="Times New Roman" w:cs="Times New Roman"/>
          <w:color w:val="1B1C20"/>
          <w:sz w:val="24"/>
          <w:szCs w:val="24"/>
        </w:rPr>
        <w:t xml:space="preserve"> </w:t>
      </w:r>
      <w:r w:rsidR="00CA6001">
        <w:rPr>
          <w:rFonts w:ascii="Times New Roman" w:hAnsi="Times New Roman" w:cs="Times New Roman"/>
          <w:color w:val="1B1C20"/>
          <w:sz w:val="24"/>
          <w:szCs w:val="24"/>
        </w:rPr>
        <w:t>as t</w:t>
      </w:r>
      <w:r w:rsidR="00CA6001" w:rsidRPr="00557373">
        <w:rPr>
          <w:rFonts w:ascii="Times New Roman" w:hAnsi="Times New Roman" w:cs="Times New Roman"/>
          <w:color w:val="1B1C20"/>
          <w:sz w:val="24"/>
          <w:szCs w:val="24"/>
        </w:rPr>
        <w:t xml:space="preserve">emperature is </w:t>
      </w:r>
      <w:r w:rsidR="00CA6001">
        <w:rPr>
          <w:rFonts w:ascii="Times New Roman" w:hAnsi="Times New Roman" w:cs="Times New Roman"/>
          <w:color w:val="1B1C20"/>
          <w:sz w:val="24"/>
          <w:szCs w:val="24"/>
        </w:rPr>
        <w:t xml:space="preserve">one of the </w:t>
      </w:r>
      <w:r w:rsidR="00CA6001" w:rsidRPr="00557373">
        <w:rPr>
          <w:rFonts w:ascii="Times New Roman" w:hAnsi="Times New Roman" w:cs="Times New Roman"/>
          <w:color w:val="1B1C20"/>
          <w:sz w:val="24"/>
          <w:szCs w:val="24"/>
        </w:rPr>
        <w:t>main limiting factor</w:t>
      </w:r>
      <w:r w:rsidR="00C55C94">
        <w:rPr>
          <w:rFonts w:ascii="Times New Roman" w:hAnsi="Times New Roman" w:cs="Times New Roman"/>
          <w:color w:val="1B1C20"/>
          <w:sz w:val="24"/>
          <w:szCs w:val="24"/>
        </w:rPr>
        <w:t>s</w:t>
      </w:r>
      <w:r w:rsidR="00CA6001" w:rsidRPr="00557373">
        <w:rPr>
          <w:rFonts w:ascii="Times New Roman" w:hAnsi="Times New Roman" w:cs="Times New Roman"/>
          <w:color w:val="1B1C20"/>
          <w:sz w:val="24"/>
          <w:szCs w:val="24"/>
        </w:rPr>
        <w:t xml:space="preserve"> for </w:t>
      </w:r>
      <w:r w:rsidR="00CA6001">
        <w:rPr>
          <w:rFonts w:ascii="Times New Roman" w:hAnsi="Times New Roman" w:cs="Times New Roman"/>
          <w:color w:val="1B1C20"/>
          <w:sz w:val="24"/>
          <w:szCs w:val="24"/>
        </w:rPr>
        <w:t>crop</w:t>
      </w:r>
      <w:r w:rsidR="00CA6001" w:rsidRPr="00557373">
        <w:rPr>
          <w:rFonts w:ascii="Times New Roman" w:hAnsi="Times New Roman" w:cs="Times New Roman"/>
          <w:color w:val="1B1C20"/>
          <w:sz w:val="24"/>
          <w:szCs w:val="24"/>
        </w:rPr>
        <w:t xml:space="preserve"> especially in temperate zones (</w:t>
      </w:r>
      <w:proofErr w:type="spellStart"/>
      <w:r w:rsidR="00CA6001" w:rsidRPr="00557373">
        <w:rPr>
          <w:rFonts w:ascii="Times New Roman" w:hAnsi="Times New Roman" w:cs="Times New Roman"/>
          <w:color w:val="1B1C20"/>
          <w:sz w:val="24"/>
          <w:szCs w:val="24"/>
        </w:rPr>
        <w:t>Førland</w:t>
      </w:r>
      <w:proofErr w:type="spellEnd"/>
      <w:r w:rsidR="00CA6001" w:rsidRPr="00557373">
        <w:rPr>
          <w:rFonts w:ascii="Times New Roman" w:hAnsi="Times New Roman" w:cs="Times New Roman"/>
          <w:color w:val="1B1C20"/>
          <w:sz w:val="24"/>
          <w:szCs w:val="24"/>
        </w:rPr>
        <w:t xml:space="preserve"> et al. 2004).</w:t>
      </w:r>
      <w:r w:rsidR="00557373" w:rsidRPr="00557373">
        <w:rPr>
          <w:rFonts w:ascii="Times New Roman" w:hAnsi="Times New Roman" w:cs="Times New Roman"/>
          <w:color w:val="1B1C20"/>
          <w:sz w:val="24"/>
          <w:szCs w:val="24"/>
        </w:rPr>
        <w:t xml:space="preserve"> GDD is a measure of the heat a plant requires to mature and yield a successful crop. </w:t>
      </w:r>
      <w:r w:rsidR="00C90A3F" w:rsidRPr="000F73DE">
        <w:rPr>
          <w:rFonts w:ascii="Times New Roman" w:hAnsi="Times New Roman" w:cs="Times New Roman"/>
          <w:color w:val="000000"/>
          <w:sz w:val="24"/>
          <w:szCs w:val="24"/>
        </w:rPr>
        <w:t xml:space="preserve">The </w:t>
      </w:r>
      <w:r w:rsidR="007C0DFE" w:rsidRPr="000F73DE">
        <w:rPr>
          <w:rFonts w:ascii="Times New Roman" w:hAnsi="Times New Roman" w:cs="Times New Roman"/>
          <w:color w:val="000000"/>
          <w:sz w:val="24"/>
          <w:szCs w:val="24"/>
        </w:rPr>
        <w:t xml:space="preserve">predicted </w:t>
      </w:r>
      <w:r w:rsidR="007C0DFE">
        <w:rPr>
          <w:rFonts w:ascii="Times New Roman" w:hAnsi="Times New Roman" w:cs="Times New Roman"/>
          <w:color w:val="000000"/>
          <w:sz w:val="24"/>
          <w:szCs w:val="24"/>
        </w:rPr>
        <w:t>average</w:t>
      </w:r>
      <w:r>
        <w:rPr>
          <w:rFonts w:ascii="Times New Roman" w:hAnsi="Times New Roman" w:cs="Times New Roman"/>
          <w:color w:val="000000"/>
          <w:sz w:val="24"/>
          <w:szCs w:val="24"/>
        </w:rPr>
        <w:t xml:space="preserve"> </w:t>
      </w:r>
      <w:r w:rsidR="00C90A3F" w:rsidRPr="000F73DE">
        <w:rPr>
          <w:rFonts w:ascii="Times New Roman" w:hAnsi="Times New Roman" w:cs="Times New Roman"/>
          <w:color w:val="000000"/>
          <w:sz w:val="24"/>
          <w:szCs w:val="24"/>
        </w:rPr>
        <w:t>rise in temperature of about 4.7</w:t>
      </w:r>
      <w:r w:rsidR="00C90A3F" w:rsidRPr="00C23FF7">
        <w:rPr>
          <w:rFonts w:ascii="Times New Roman" w:hAnsi="Times New Roman" w:cs="Times New Roman"/>
          <w:color w:val="000000"/>
          <w:sz w:val="24"/>
          <w:szCs w:val="24"/>
          <w:vertAlign w:val="superscript"/>
        </w:rPr>
        <w:t>o</w:t>
      </w:r>
      <w:r w:rsidR="00C90A3F" w:rsidRPr="000F73DE">
        <w:rPr>
          <w:rFonts w:ascii="Times New Roman" w:hAnsi="Times New Roman" w:cs="Times New Roman"/>
          <w:color w:val="000000"/>
          <w:sz w:val="24"/>
          <w:szCs w:val="24"/>
        </w:rPr>
        <w:t>C by 2090</w:t>
      </w:r>
      <w:r w:rsidR="00C23FF7">
        <w:rPr>
          <w:rFonts w:ascii="Times New Roman" w:hAnsi="Times New Roman" w:cs="Times New Roman"/>
          <w:color w:val="000000"/>
          <w:sz w:val="24"/>
          <w:szCs w:val="24"/>
        </w:rPr>
        <w:t xml:space="preserve"> </w:t>
      </w:r>
      <w:r w:rsidR="00C90A3F" w:rsidRPr="000F73DE">
        <w:rPr>
          <w:rFonts w:ascii="Times New Roman" w:hAnsi="Times New Roman" w:cs="Times New Roman"/>
          <w:sz w:val="24"/>
          <w:szCs w:val="24"/>
        </w:rPr>
        <w:t>(</w:t>
      </w:r>
      <w:r w:rsidR="00C90A3F" w:rsidRPr="00E610E8">
        <w:rPr>
          <w:rFonts w:ascii="Times New Roman" w:hAnsi="Times New Roman" w:cs="Times New Roman"/>
          <w:sz w:val="24"/>
          <w:szCs w:val="24"/>
        </w:rPr>
        <w:t>NCVS</w:t>
      </w:r>
      <w:r w:rsidR="006C7542" w:rsidRPr="00E610E8">
        <w:rPr>
          <w:rFonts w:ascii="Times New Roman" w:hAnsi="Times New Roman" w:cs="Times New Roman"/>
          <w:sz w:val="24"/>
          <w:szCs w:val="24"/>
        </w:rPr>
        <w:t>T</w:t>
      </w:r>
      <w:r w:rsidR="00C90A3F" w:rsidRPr="00E610E8">
        <w:rPr>
          <w:rFonts w:ascii="Times New Roman" w:hAnsi="Times New Roman" w:cs="Times New Roman"/>
          <w:sz w:val="24"/>
          <w:szCs w:val="24"/>
        </w:rPr>
        <w:t>, 2009</w:t>
      </w:r>
      <w:r w:rsidR="00C90A3F" w:rsidRPr="000F73DE">
        <w:rPr>
          <w:rFonts w:ascii="Times New Roman" w:hAnsi="Times New Roman" w:cs="Times New Roman"/>
          <w:sz w:val="24"/>
          <w:szCs w:val="24"/>
        </w:rPr>
        <w:t>),</w:t>
      </w:r>
      <w:r w:rsidR="007C0DFE">
        <w:rPr>
          <w:rFonts w:ascii="Times New Roman" w:hAnsi="Times New Roman" w:cs="Times New Roman"/>
          <w:sz w:val="24"/>
          <w:szCs w:val="24"/>
        </w:rPr>
        <w:t xml:space="preserve"> </w:t>
      </w:r>
      <w:r>
        <w:rPr>
          <w:rFonts w:ascii="Times New Roman" w:hAnsi="Times New Roman" w:cs="Times New Roman"/>
          <w:sz w:val="24"/>
          <w:szCs w:val="24"/>
        </w:rPr>
        <w:t xml:space="preserve">may not fulfill the daily air temperature </w:t>
      </w:r>
      <w:r w:rsidR="00C55C94">
        <w:rPr>
          <w:rFonts w:ascii="Times New Roman" w:hAnsi="Times New Roman" w:cs="Times New Roman"/>
          <w:sz w:val="24"/>
          <w:szCs w:val="24"/>
        </w:rPr>
        <w:t xml:space="preserve">at higher altitude during the growing season. </w:t>
      </w:r>
      <w:r>
        <w:rPr>
          <w:rFonts w:ascii="Times New Roman" w:hAnsi="Times New Roman" w:cs="Times New Roman"/>
          <w:sz w:val="24"/>
          <w:szCs w:val="24"/>
        </w:rPr>
        <w:t>Similarly,</w:t>
      </w:r>
      <w:r w:rsidR="007C0DFE">
        <w:rPr>
          <w:rFonts w:ascii="Times New Roman" w:hAnsi="Times New Roman" w:cs="Times New Roman"/>
          <w:sz w:val="24"/>
          <w:szCs w:val="24"/>
        </w:rPr>
        <w:t xml:space="preserve"> projected </w:t>
      </w:r>
      <w:r w:rsidR="00C90A3F" w:rsidRPr="000F73DE">
        <w:rPr>
          <w:rFonts w:ascii="Times New Roman" w:hAnsi="Times New Roman" w:cs="Times New Roman"/>
          <w:sz w:val="24"/>
          <w:szCs w:val="24"/>
        </w:rPr>
        <w:t>decrease in rainfall along with sharp slopes in the m</w:t>
      </w:r>
      <w:r w:rsidR="00C23FF7">
        <w:rPr>
          <w:rFonts w:ascii="Times New Roman" w:hAnsi="Times New Roman" w:cs="Times New Roman"/>
          <w:sz w:val="24"/>
          <w:szCs w:val="24"/>
        </w:rPr>
        <w:t xml:space="preserve">ountains are </w:t>
      </w:r>
      <w:r w:rsidR="007C0DFE">
        <w:rPr>
          <w:rFonts w:ascii="Times New Roman" w:hAnsi="Times New Roman" w:cs="Times New Roman"/>
          <w:sz w:val="24"/>
          <w:szCs w:val="24"/>
        </w:rPr>
        <w:t xml:space="preserve">another </w:t>
      </w:r>
      <w:r w:rsidR="00C23FF7">
        <w:rPr>
          <w:rFonts w:ascii="Times New Roman" w:hAnsi="Times New Roman" w:cs="Times New Roman"/>
          <w:sz w:val="24"/>
          <w:szCs w:val="24"/>
        </w:rPr>
        <w:t>limiting factors of</w:t>
      </w:r>
      <w:r w:rsidR="00C90A3F" w:rsidRPr="000F73DE">
        <w:rPr>
          <w:rFonts w:ascii="Times New Roman" w:hAnsi="Times New Roman" w:cs="Times New Roman"/>
          <w:sz w:val="24"/>
          <w:szCs w:val="24"/>
        </w:rPr>
        <w:t xml:space="preserve"> the suitability of finger millet </w:t>
      </w:r>
      <w:r w:rsidR="00C23FF7">
        <w:rPr>
          <w:rFonts w:ascii="Times New Roman" w:hAnsi="Times New Roman" w:cs="Times New Roman"/>
          <w:sz w:val="24"/>
          <w:szCs w:val="24"/>
        </w:rPr>
        <w:t>crop</w:t>
      </w:r>
      <w:r w:rsidR="00C90A3F" w:rsidRPr="000F73DE">
        <w:rPr>
          <w:rFonts w:ascii="Times New Roman" w:hAnsi="Times New Roman" w:cs="Times New Roman"/>
          <w:sz w:val="24"/>
          <w:szCs w:val="24"/>
        </w:rPr>
        <w:t xml:space="preserve"> area</w:t>
      </w:r>
      <w:r w:rsidR="007C0DFE">
        <w:rPr>
          <w:rFonts w:ascii="Times New Roman" w:hAnsi="Times New Roman" w:cs="Times New Roman"/>
          <w:sz w:val="24"/>
          <w:szCs w:val="24"/>
        </w:rPr>
        <w:t xml:space="preserve"> from western parts of the country, where average rainfall is already less than other parts</w:t>
      </w:r>
      <w:r w:rsidR="00C90A3F" w:rsidRPr="000F73DE">
        <w:rPr>
          <w:rFonts w:ascii="Times New Roman" w:hAnsi="Times New Roman" w:cs="Times New Roman"/>
          <w:sz w:val="24"/>
          <w:szCs w:val="24"/>
        </w:rPr>
        <w:t xml:space="preserve">.  </w:t>
      </w:r>
    </w:p>
    <w:p w14:paraId="69AB35E2" w14:textId="77777777" w:rsidR="00A124B8" w:rsidRPr="00CA6001" w:rsidRDefault="00C55C94" w:rsidP="000F73DE">
      <w:pPr>
        <w:autoSpaceDE w:val="0"/>
        <w:autoSpaceDN w:val="0"/>
        <w:adjustRightInd w:val="0"/>
        <w:spacing w:after="0" w:line="360" w:lineRule="auto"/>
        <w:jc w:val="both"/>
        <w:rPr>
          <w:rFonts w:ascii="Times New Roman" w:hAnsi="Times New Roman" w:cs="Times New Roman"/>
          <w:color w:val="1B1C20"/>
          <w:sz w:val="24"/>
          <w:szCs w:val="24"/>
        </w:rPr>
      </w:pPr>
      <w:r>
        <w:rPr>
          <w:rFonts w:ascii="Times New Roman" w:hAnsi="Times New Roman" w:cs="Times New Roman"/>
          <w:sz w:val="24"/>
          <w:szCs w:val="24"/>
        </w:rPr>
        <w:t>Changes in climatic condition in future will</w:t>
      </w:r>
      <w:r w:rsidR="007C0DFE">
        <w:rPr>
          <w:rFonts w:ascii="Times New Roman" w:hAnsi="Times New Roman" w:cs="Times New Roman"/>
          <w:sz w:val="24"/>
          <w:szCs w:val="24"/>
        </w:rPr>
        <w:t xml:space="preserve"> not only effect the crop  distri</w:t>
      </w:r>
      <w:r>
        <w:rPr>
          <w:rFonts w:ascii="Times New Roman" w:hAnsi="Times New Roman" w:cs="Times New Roman"/>
          <w:sz w:val="24"/>
          <w:szCs w:val="24"/>
        </w:rPr>
        <w:t xml:space="preserve">bution but also </w:t>
      </w:r>
      <w:r w:rsidR="002D239C">
        <w:rPr>
          <w:rFonts w:ascii="Times New Roman" w:hAnsi="Times New Roman" w:cs="Times New Roman"/>
          <w:sz w:val="24"/>
          <w:szCs w:val="24"/>
        </w:rPr>
        <w:t xml:space="preserve"> its quality</w:t>
      </w:r>
      <w:r w:rsidR="007C0DFE">
        <w:rPr>
          <w:rFonts w:ascii="Times New Roman" w:hAnsi="Times New Roman" w:cs="Times New Roman"/>
          <w:sz w:val="24"/>
          <w:szCs w:val="24"/>
        </w:rPr>
        <w:t>.</w:t>
      </w:r>
      <w:r w:rsidR="002D239C">
        <w:rPr>
          <w:rFonts w:ascii="Times New Roman" w:hAnsi="Times New Roman" w:cs="Times New Roman"/>
          <w:sz w:val="24"/>
          <w:szCs w:val="24"/>
        </w:rPr>
        <w:t xml:space="preserve"> </w:t>
      </w:r>
      <w:r w:rsidR="00C90A3F" w:rsidRPr="000F73DE">
        <w:rPr>
          <w:rFonts w:ascii="Times New Roman" w:hAnsi="Times New Roman" w:cs="Times New Roman"/>
          <w:sz w:val="24"/>
          <w:szCs w:val="24"/>
        </w:rPr>
        <w:t xml:space="preserve">A research conducted in USA shows that </w:t>
      </w:r>
      <w:r w:rsidR="008D4BA8">
        <w:rPr>
          <w:rFonts w:ascii="Times New Roman" w:hAnsi="Times New Roman" w:cs="Times New Roman"/>
          <w:sz w:val="24"/>
          <w:szCs w:val="24"/>
        </w:rPr>
        <w:t xml:space="preserve">the </w:t>
      </w:r>
      <w:r w:rsidR="00C90A3F" w:rsidRPr="000F73DE">
        <w:rPr>
          <w:rFonts w:ascii="Times New Roman" w:hAnsi="Times New Roman" w:cs="Times New Roman"/>
          <w:sz w:val="24"/>
          <w:szCs w:val="24"/>
        </w:rPr>
        <w:t>season long high temperature stress reduces the chlorophyll index, seed number, grain yield and harvest index</w:t>
      </w:r>
      <w:r w:rsidR="008D4BA8">
        <w:rPr>
          <w:rFonts w:ascii="Times New Roman" w:hAnsi="Times New Roman" w:cs="Times New Roman"/>
          <w:sz w:val="24"/>
          <w:szCs w:val="24"/>
        </w:rPr>
        <w:t>,</w:t>
      </w:r>
      <w:r w:rsidR="00C90A3F" w:rsidRPr="000F73DE">
        <w:rPr>
          <w:rFonts w:ascii="Times New Roman" w:hAnsi="Times New Roman" w:cs="Times New Roman"/>
          <w:sz w:val="24"/>
          <w:szCs w:val="24"/>
        </w:rPr>
        <w:t xml:space="preserve"> however</w:t>
      </w:r>
      <w:r w:rsidR="008D4BA8">
        <w:rPr>
          <w:rFonts w:ascii="Times New Roman" w:hAnsi="Times New Roman" w:cs="Times New Roman"/>
          <w:sz w:val="24"/>
          <w:szCs w:val="24"/>
        </w:rPr>
        <w:t>,</w:t>
      </w:r>
      <w:r w:rsidR="00C23FF7">
        <w:rPr>
          <w:rFonts w:ascii="Times New Roman" w:hAnsi="Times New Roman" w:cs="Times New Roman"/>
          <w:sz w:val="24"/>
          <w:szCs w:val="24"/>
        </w:rPr>
        <w:t xml:space="preserve"> some genotypes</w:t>
      </w:r>
      <w:r w:rsidR="006C7542">
        <w:rPr>
          <w:rFonts w:ascii="Times New Roman" w:hAnsi="Times New Roman" w:cs="Times New Roman"/>
          <w:sz w:val="24"/>
          <w:szCs w:val="24"/>
        </w:rPr>
        <w:t xml:space="preserve"> of finger millet</w:t>
      </w:r>
      <w:r w:rsidR="00C23FF7">
        <w:rPr>
          <w:rFonts w:ascii="Times New Roman" w:hAnsi="Times New Roman" w:cs="Times New Roman"/>
          <w:sz w:val="24"/>
          <w:szCs w:val="24"/>
        </w:rPr>
        <w:t xml:space="preserve"> show</w:t>
      </w:r>
      <w:r w:rsidR="00C90A3F" w:rsidRPr="000F73DE">
        <w:rPr>
          <w:rFonts w:ascii="Times New Roman" w:hAnsi="Times New Roman" w:cs="Times New Roman"/>
          <w:sz w:val="24"/>
          <w:szCs w:val="24"/>
        </w:rPr>
        <w:t xml:space="preserve"> tolerance with high temperature (</w:t>
      </w:r>
      <w:r w:rsidR="00C90A3F" w:rsidRPr="00E610E8">
        <w:rPr>
          <w:rFonts w:ascii="Times New Roman" w:hAnsi="Times New Roman" w:cs="Times New Roman"/>
          <w:sz w:val="24"/>
          <w:szCs w:val="24"/>
        </w:rPr>
        <w:t xml:space="preserve">Opole </w:t>
      </w:r>
      <w:r w:rsidR="00C90A3F" w:rsidRPr="00E610E8">
        <w:rPr>
          <w:rFonts w:ascii="Times New Roman" w:hAnsi="Times New Roman" w:cs="Times New Roman"/>
          <w:i/>
          <w:sz w:val="24"/>
          <w:szCs w:val="24"/>
        </w:rPr>
        <w:t>et al</w:t>
      </w:r>
      <w:r w:rsidR="000A51B7" w:rsidRPr="00E610E8">
        <w:rPr>
          <w:rFonts w:ascii="Times New Roman" w:hAnsi="Times New Roman" w:cs="Times New Roman"/>
          <w:sz w:val="24"/>
          <w:szCs w:val="24"/>
        </w:rPr>
        <w:t>.,</w:t>
      </w:r>
      <w:r w:rsidR="00C90A3F" w:rsidRPr="00E610E8">
        <w:rPr>
          <w:rFonts w:ascii="Times New Roman" w:hAnsi="Times New Roman" w:cs="Times New Roman"/>
          <w:sz w:val="24"/>
          <w:szCs w:val="24"/>
        </w:rPr>
        <w:t xml:space="preserve"> 2018</w:t>
      </w:r>
      <w:r w:rsidR="00C90A3F" w:rsidRPr="000F73DE">
        <w:rPr>
          <w:rFonts w:ascii="Times New Roman" w:hAnsi="Times New Roman" w:cs="Times New Roman"/>
          <w:sz w:val="24"/>
          <w:szCs w:val="24"/>
        </w:rPr>
        <w:t>).</w:t>
      </w:r>
      <w:r w:rsidR="007C0DFE">
        <w:rPr>
          <w:rFonts w:ascii="Times New Roman" w:hAnsi="Times New Roman" w:cs="Times New Roman"/>
          <w:color w:val="000000"/>
          <w:sz w:val="24"/>
          <w:szCs w:val="24"/>
        </w:rPr>
        <w:t xml:space="preserve"> Therefore</w:t>
      </w:r>
      <w:r w:rsidR="00C90A3F" w:rsidRPr="000F73DE">
        <w:rPr>
          <w:rFonts w:ascii="Times New Roman" w:hAnsi="Times New Roman" w:cs="Times New Roman"/>
          <w:color w:val="000000"/>
          <w:sz w:val="24"/>
          <w:szCs w:val="24"/>
        </w:rPr>
        <w:t xml:space="preserve">, </w:t>
      </w:r>
      <w:r w:rsidR="008D4BA8">
        <w:rPr>
          <w:rFonts w:ascii="Times New Roman" w:hAnsi="Times New Roman" w:cs="Times New Roman"/>
          <w:color w:val="000000"/>
          <w:sz w:val="24"/>
          <w:szCs w:val="24"/>
        </w:rPr>
        <w:t>c</w:t>
      </w:r>
      <w:r w:rsidR="00C90A3F" w:rsidRPr="000F73DE">
        <w:rPr>
          <w:rFonts w:ascii="Times New Roman" w:hAnsi="Times New Roman" w:cs="Times New Roman"/>
          <w:color w:val="000000"/>
          <w:sz w:val="24"/>
          <w:szCs w:val="24"/>
        </w:rPr>
        <w:t xml:space="preserve">limate change will have </w:t>
      </w:r>
      <w:r w:rsidR="007C0DFE">
        <w:rPr>
          <w:rFonts w:ascii="Times New Roman" w:hAnsi="Times New Roman" w:cs="Times New Roman"/>
          <w:color w:val="000000"/>
          <w:sz w:val="24"/>
          <w:szCs w:val="24"/>
        </w:rPr>
        <w:lastRenderedPageBreak/>
        <w:t xml:space="preserve">at least </w:t>
      </w:r>
      <w:r w:rsidR="00C90A3F" w:rsidRPr="000F73DE">
        <w:rPr>
          <w:rFonts w:ascii="Times New Roman" w:hAnsi="Times New Roman" w:cs="Times New Roman"/>
          <w:color w:val="000000"/>
          <w:sz w:val="24"/>
          <w:szCs w:val="24"/>
        </w:rPr>
        <w:t>double impact on fin</w:t>
      </w:r>
      <w:r w:rsidR="00DC1C39" w:rsidRPr="000F73DE">
        <w:rPr>
          <w:rFonts w:ascii="Times New Roman" w:hAnsi="Times New Roman" w:cs="Times New Roman"/>
          <w:color w:val="000000"/>
          <w:sz w:val="24"/>
          <w:szCs w:val="24"/>
        </w:rPr>
        <w:t>ger millet production -first shrinkage</w:t>
      </w:r>
      <w:r w:rsidR="008D4BA8">
        <w:rPr>
          <w:rFonts w:ascii="Times New Roman" w:hAnsi="Times New Roman" w:cs="Times New Roman"/>
          <w:color w:val="000000"/>
          <w:sz w:val="24"/>
          <w:szCs w:val="24"/>
        </w:rPr>
        <w:t xml:space="preserve"> </w:t>
      </w:r>
      <w:r>
        <w:rPr>
          <w:rFonts w:ascii="Times New Roman" w:hAnsi="Times New Roman" w:cs="Times New Roman"/>
          <w:color w:val="000000"/>
          <w:sz w:val="24"/>
          <w:szCs w:val="24"/>
        </w:rPr>
        <w:t>of</w:t>
      </w:r>
      <w:r w:rsidR="00DC1C39" w:rsidRPr="000F73DE">
        <w:rPr>
          <w:rFonts w:ascii="Times New Roman" w:hAnsi="Times New Roman" w:cs="Times New Roman"/>
          <w:color w:val="000000"/>
          <w:sz w:val="24"/>
          <w:szCs w:val="24"/>
        </w:rPr>
        <w:t xml:space="preserve"> suitable area </w:t>
      </w:r>
      <w:r>
        <w:rPr>
          <w:rFonts w:ascii="Times New Roman" w:hAnsi="Times New Roman" w:cs="Times New Roman"/>
          <w:color w:val="000000"/>
          <w:sz w:val="24"/>
          <w:szCs w:val="24"/>
        </w:rPr>
        <w:t xml:space="preserve">climatically and second </w:t>
      </w:r>
      <w:r w:rsidR="008D4BA8">
        <w:rPr>
          <w:rFonts w:ascii="Times New Roman" w:hAnsi="Times New Roman" w:cs="Times New Roman"/>
          <w:color w:val="000000"/>
          <w:sz w:val="24"/>
          <w:szCs w:val="24"/>
        </w:rPr>
        <w:t xml:space="preserve"> the </w:t>
      </w:r>
      <w:r w:rsidR="00DC1C39" w:rsidRPr="000F73DE">
        <w:rPr>
          <w:rFonts w:ascii="Times New Roman" w:hAnsi="Times New Roman" w:cs="Times New Roman"/>
          <w:color w:val="000000"/>
          <w:sz w:val="24"/>
          <w:szCs w:val="24"/>
        </w:rPr>
        <w:t>reduc</w:t>
      </w:r>
      <w:r w:rsidR="00D748C0">
        <w:rPr>
          <w:rFonts w:ascii="Times New Roman" w:hAnsi="Times New Roman" w:cs="Times New Roman"/>
          <w:color w:val="000000"/>
          <w:sz w:val="24"/>
          <w:szCs w:val="24"/>
        </w:rPr>
        <w:t>t</w:t>
      </w:r>
      <w:r w:rsidR="00DC1C39" w:rsidRPr="000F73DE">
        <w:rPr>
          <w:rFonts w:ascii="Times New Roman" w:hAnsi="Times New Roman" w:cs="Times New Roman"/>
          <w:color w:val="000000"/>
          <w:sz w:val="24"/>
          <w:szCs w:val="24"/>
        </w:rPr>
        <w:t>i</w:t>
      </w:r>
      <w:r w:rsidR="00D748C0">
        <w:rPr>
          <w:rFonts w:ascii="Times New Roman" w:hAnsi="Times New Roman" w:cs="Times New Roman"/>
          <w:color w:val="000000"/>
          <w:sz w:val="24"/>
          <w:szCs w:val="24"/>
        </w:rPr>
        <w:t>o</w:t>
      </w:r>
      <w:r w:rsidR="00DC1C39" w:rsidRPr="000F73DE">
        <w:rPr>
          <w:rFonts w:ascii="Times New Roman" w:hAnsi="Times New Roman" w:cs="Times New Roman"/>
          <w:color w:val="000000"/>
          <w:sz w:val="24"/>
          <w:szCs w:val="24"/>
        </w:rPr>
        <w:t xml:space="preserve">n </w:t>
      </w:r>
      <w:r w:rsidR="00D748C0">
        <w:rPr>
          <w:rFonts w:ascii="Times New Roman" w:hAnsi="Times New Roman" w:cs="Times New Roman"/>
          <w:color w:val="000000"/>
          <w:sz w:val="24"/>
          <w:szCs w:val="24"/>
        </w:rPr>
        <w:t>in</w:t>
      </w:r>
      <w:r w:rsidR="00DC1C39" w:rsidRPr="000F73DE">
        <w:rPr>
          <w:rFonts w:ascii="Times New Roman" w:hAnsi="Times New Roman" w:cs="Times New Roman"/>
          <w:color w:val="000000"/>
          <w:sz w:val="24"/>
          <w:szCs w:val="24"/>
        </w:rPr>
        <w:t xml:space="preserve"> grain yield.</w:t>
      </w:r>
    </w:p>
    <w:p w14:paraId="683F1F9A" w14:textId="77777777" w:rsidR="0041627C" w:rsidRPr="00F7358B" w:rsidRDefault="000214FE" w:rsidP="00F7358B">
      <w:pPr>
        <w:autoSpaceDE w:val="0"/>
        <w:autoSpaceDN w:val="0"/>
        <w:adjustRightInd w:val="0"/>
        <w:spacing w:after="0" w:line="360" w:lineRule="auto"/>
        <w:jc w:val="both"/>
        <w:rPr>
          <w:rFonts w:ascii="Times New Roman" w:hAnsi="Times New Roman" w:cs="Times New Roman"/>
          <w:bCs/>
          <w:sz w:val="24"/>
          <w:szCs w:val="24"/>
        </w:rPr>
      </w:pPr>
      <w:r w:rsidRPr="00F7358B">
        <w:rPr>
          <w:rFonts w:ascii="Times New Roman" w:hAnsi="Times New Roman" w:cs="Times New Roman"/>
          <w:bCs/>
          <w:sz w:val="24"/>
          <w:szCs w:val="24"/>
        </w:rPr>
        <w:t>Siwalik, mid</w:t>
      </w:r>
      <w:r w:rsidR="00331725" w:rsidRPr="00F7358B">
        <w:rPr>
          <w:rFonts w:ascii="Times New Roman" w:hAnsi="Times New Roman" w:cs="Times New Roman"/>
          <w:bCs/>
          <w:sz w:val="24"/>
          <w:szCs w:val="24"/>
        </w:rPr>
        <w:t>-</w:t>
      </w:r>
      <w:r w:rsidRPr="00F7358B">
        <w:rPr>
          <w:rFonts w:ascii="Times New Roman" w:hAnsi="Times New Roman" w:cs="Times New Roman"/>
          <w:bCs/>
          <w:sz w:val="24"/>
          <w:szCs w:val="24"/>
        </w:rPr>
        <w:t>hills</w:t>
      </w:r>
      <w:r w:rsidR="006C7542">
        <w:rPr>
          <w:rFonts w:ascii="Times New Roman" w:hAnsi="Times New Roman" w:cs="Times New Roman"/>
          <w:bCs/>
          <w:sz w:val="24"/>
          <w:szCs w:val="24"/>
        </w:rPr>
        <w:t xml:space="preserve"> between</w:t>
      </w:r>
      <w:r w:rsidR="00D748C0" w:rsidRPr="00F7358B">
        <w:rPr>
          <w:rFonts w:ascii="Times New Roman" w:hAnsi="Times New Roman" w:cs="Times New Roman"/>
          <w:bCs/>
          <w:sz w:val="24"/>
          <w:szCs w:val="24"/>
        </w:rPr>
        <w:t xml:space="preserve"> the elevation 500-1500m</w:t>
      </w:r>
      <w:r w:rsidR="00D748C0">
        <w:rPr>
          <w:rFonts w:ascii="Times New Roman" w:hAnsi="Times New Roman" w:cs="Times New Roman"/>
          <w:bCs/>
          <w:sz w:val="24"/>
          <w:szCs w:val="24"/>
        </w:rPr>
        <w:t xml:space="preserve"> have</w:t>
      </w:r>
      <w:r w:rsidR="00D748C0" w:rsidRPr="00F7358B">
        <w:rPr>
          <w:rFonts w:ascii="Times New Roman" w:hAnsi="Times New Roman" w:cs="Times New Roman"/>
          <w:bCs/>
          <w:sz w:val="24"/>
          <w:szCs w:val="24"/>
        </w:rPr>
        <w:t xml:space="preserve"> </w:t>
      </w:r>
      <w:r w:rsidRPr="00F7358B">
        <w:rPr>
          <w:rFonts w:ascii="Times New Roman" w:hAnsi="Times New Roman" w:cs="Times New Roman"/>
          <w:bCs/>
          <w:sz w:val="24"/>
          <w:szCs w:val="24"/>
        </w:rPr>
        <w:t>maximum suitable habitat</w:t>
      </w:r>
      <w:r w:rsidR="00CA6001">
        <w:rPr>
          <w:rFonts w:ascii="Times New Roman" w:hAnsi="Times New Roman" w:cs="Times New Roman"/>
          <w:bCs/>
          <w:sz w:val="24"/>
          <w:szCs w:val="24"/>
        </w:rPr>
        <w:t xml:space="preserve"> </w:t>
      </w:r>
      <w:r w:rsidR="0082139C">
        <w:rPr>
          <w:rFonts w:ascii="Times New Roman" w:hAnsi="Times New Roman" w:cs="Times New Roman"/>
          <w:bCs/>
          <w:sz w:val="24"/>
          <w:szCs w:val="24"/>
        </w:rPr>
        <w:t xml:space="preserve">for finger millet </w:t>
      </w:r>
      <w:r w:rsidR="006C7542">
        <w:rPr>
          <w:rFonts w:ascii="Times New Roman" w:hAnsi="Times New Roman" w:cs="Times New Roman"/>
          <w:bCs/>
          <w:sz w:val="24"/>
          <w:szCs w:val="24"/>
        </w:rPr>
        <w:t>(Figure-3A</w:t>
      </w:r>
      <w:r w:rsidRPr="00F7358B">
        <w:rPr>
          <w:rFonts w:ascii="Times New Roman" w:hAnsi="Times New Roman" w:cs="Times New Roman"/>
          <w:bCs/>
          <w:sz w:val="24"/>
          <w:szCs w:val="24"/>
        </w:rPr>
        <w:t>)</w:t>
      </w:r>
      <w:r w:rsidR="0041627C" w:rsidRPr="00F7358B">
        <w:rPr>
          <w:rFonts w:ascii="Times New Roman" w:hAnsi="Times New Roman" w:cs="Times New Roman"/>
          <w:bCs/>
          <w:sz w:val="24"/>
          <w:szCs w:val="24"/>
        </w:rPr>
        <w:t xml:space="preserve">. </w:t>
      </w:r>
      <w:r w:rsidR="00D748C0">
        <w:rPr>
          <w:rFonts w:ascii="Times New Roman" w:hAnsi="Times New Roman" w:cs="Times New Roman"/>
          <w:bCs/>
          <w:sz w:val="24"/>
          <w:szCs w:val="24"/>
        </w:rPr>
        <w:t xml:space="preserve"> Over mid-hills in </w:t>
      </w:r>
      <w:r w:rsidR="0041627C" w:rsidRPr="00F7358B">
        <w:rPr>
          <w:rFonts w:ascii="Times New Roman" w:hAnsi="Times New Roman" w:cs="Times New Roman"/>
          <w:bCs/>
          <w:sz w:val="24"/>
          <w:szCs w:val="24"/>
        </w:rPr>
        <w:t>Gandaki, Lumbini, Sag</w:t>
      </w:r>
      <w:r w:rsidR="002D239C">
        <w:rPr>
          <w:rFonts w:ascii="Times New Roman" w:hAnsi="Times New Roman" w:cs="Times New Roman"/>
          <w:bCs/>
          <w:sz w:val="24"/>
          <w:szCs w:val="24"/>
        </w:rPr>
        <w:t>armatha zones in</w:t>
      </w:r>
      <w:r w:rsidR="00FC0F31">
        <w:rPr>
          <w:rFonts w:ascii="Times New Roman" w:hAnsi="Times New Roman" w:cs="Times New Roman"/>
          <w:bCs/>
          <w:sz w:val="24"/>
          <w:szCs w:val="24"/>
        </w:rPr>
        <w:t xml:space="preserve"> Nepal are the highest producer</w:t>
      </w:r>
      <w:r w:rsidR="0041627C" w:rsidRPr="00F7358B">
        <w:rPr>
          <w:rFonts w:ascii="Times New Roman" w:hAnsi="Times New Roman" w:cs="Times New Roman"/>
          <w:bCs/>
          <w:sz w:val="24"/>
          <w:szCs w:val="24"/>
        </w:rPr>
        <w:t xml:space="preserve"> of finger millet(</w:t>
      </w:r>
      <w:hyperlink r:id="rId18" w:history="1">
        <w:r w:rsidR="00D748C0" w:rsidRPr="008223A9">
          <w:rPr>
            <w:rStyle w:val="Hyperlink"/>
            <w:rFonts w:ascii="Times New Roman" w:hAnsi="Times New Roman" w:cs="Times New Roman"/>
            <w:bCs/>
            <w:sz w:val="24"/>
            <w:szCs w:val="24"/>
          </w:rPr>
          <w:t>http://geoapps.icimod.org/agricultureatlas /atlas/index.html</w:t>
        </w:r>
      </w:hyperlink>
      <w:r w:rsidR="0041627C" w:rsidRPr="00F7358B">
        <w:rPr>
          <w:rFonts w:ascii="Times New Roman" w:hAnsi="Times New Roman" w:cs="Times New Roman"/>
          <w:bCs/>
          <w:sz w:val="24"/>
          <w:szCs w:val="24"/>
        </w:rPr>
        <w:t>). The model also showed h</w:t>
      </w:r>
      <w:r w:rsidR="00FC0F31">
        <w:rPr>
          <w:rFonts w:ascii="Times New Roman" w:hAnsi="Times New Roman" w:cs="Times New Roman"/>
          <w:bCs/>
          <w:sz w:val="24"/>
          <w:szCs w:val="24"/>
        </w:rPr>
        <w:t>igh potential area in these zone</w:t>
      </w:r>
      <w:r w:rsidR="0041627C" w:rsidRPr="00F7358B">
        <w:rPr>
          <w:rFonts w:ascii="Times New Roman" w:hAnsi="Times New Roman" w:cs="Times New Roman"/>
          <w:bCs/>
          <w:sz w:val="24"/>
          <w:szCs w:val="24"/>
        </w:rPr>
        <w:t>s. However,</w:t>
      </w:r>
      <w:r w:rsidR="009F060B" w:rsidRPr="009F060B">
        <w:rPr>
          <w:rFonts w:ascii="Times New Roman" w:hAnsi="Times New Roman" w:cs="Times New Roman"/>
          <w:bCs/>
          <w:sz w:val="24"/>
          <w:szCs w:val="24"/>
        </w:rPr>
        <w:t xml:space="preserve"> </w:t>
      </w:r>
      <w:r w:rsidR="009F060B">
        <w:rPr>
          <w:rFonts w:ascii="Times New Roman" w:hAnsi="Times New Roman" w:cs="Times New Roman"/>
          <w:bCs/>
          <w:sz w:val="24"/>
          <w:szCs w:val="24"/>
        </w:rPr>
        <w:t xml:space="preserve">from the visual estimation of </w:t>
      </w:r>
      <w:r w:rsidR="009F060B" w:rsidRPr="00F7358B">
        <w:rPr>
          <w:rFonts w:ascii="Times New Roman" w:hAnsi="Times New Roman" w:cs="Times New Roman"/>
          <w:bCs/>
          <w:sz w:val="24"/>
          <w:szCs w:val="24"/>
        </w:rPr>
        <w:t xml:space="preserve"> model </w:t>
      </w:r>
      <w:r w:rsidR="009F060B">
        <w:rPr>
          <w:rFonts w:ascii="Times New Roman" w:hAnsi="Times New Roman" w:cs="Times New Roman"/>
          <w:bCs/>
          <w:sz w:val="24"/>
          <w:szCs w:val="24"/>
        </w:rPr>
        <w:t xml:space="preserve"> output in figure 3,</w:t>
      </w:r>
      <w:r w:rsidR="0041627C" w:rsidRPr="00F7358B">
        <w:rPr>
          <w:rFonts w:ascii="Times New Roman" w:hAnsi="Times New Roman" w:cs="Times New Roman"/>
          <w:bCs/>
          <w:sz w:val="24"/>
          <w:szCs w:val="24"/>
        </w:rPr>
        <w:t xml:space="preserve"> </w:t>
      </w:r>
      <w:r w:rsidR="008D4BA8">
        <w:rPr>
          <w:rFonts w:ascii="Times New Roman" w:hAnsi="Times New Roman" w:cs="Times New Roman"/>
          <w:bCs/>
          <w:sz w:val="24"/>
          <w:szCs w:val="24"/>
        </w:rPr>
        <w:t xml:space="preserve">the </w:t>
      </w:r>
      <w:r w:rsidR="0041627C" w:rsidRPr="00F7358B">
        <w:rPr>
          <w:rFonts w:ascii="Times New Roman" w:hAnsi="Times New Roman" w:cs="Times New Roman"/>
          <w:bCs/>
          <w:sz w:val="24"/>
          <w:szCs w:val="24"/>
        </w:rPr>
        <w:t>model slightly over estimate</w:t>
      </w:r>
      <w:r w:rsidR="008D4BA8">
        <w:rPr>
          <w:rFonts w:ascii="Times New Roman" w:hAnsi="Times New Roman" w:cs="Times New Roman"/>
          <w:bCs/>
          <w:sz w:val="24"/>
          <w:szCs w:val="24"/>
        </w:rPr>
        <w:t>d</w:t>
      </w:r>
      <w:r w:rsidR="00D748C0">
        <w:rPr>
          <w:rFonts w:ascii="Times New Roman" w:hAnsi="Times New Roman" w:cs="Times New Roman"/>
          <w:bCs/>
          <w:sz w:val="24"/>
          <w:szCs w:val="24"/>
        </w:rPr>
        <w:t xml:space="preserve"> </w:t>
      </w:r>
      <w:r w:rsidR="001A664D" w:rsidRPr="00F7358B">
        <w:rPr>
          <w:rFonts w:ascii="Times New Roman" w:hAnsi="Times New Roman" w:cs="Times New Roman"/>
          <w:bCs/>
          <w:sz w:val="24"/>
          <w:szCs w:val="24"/>
        </w:rPr>
        <w:t xml:space="preserve">the suitable habitat in </w:t>
      </w:r>
      <w:proofErr w:type="spellStart"/>
      <w:r w:rsidR="001A664D" w:rsidRPr="00F7358B">
        <w:rPr>
          <w:rFonts w:ascii="Times New Roman" w:hAnsi="Times New Roman" w:cs="Times New Roman"/>
          <w:bCs/>
          <w:sz w:val="24"/>
          <w:szCs w:val="24"/>
        </w:rPr>
        <w:t>Mechi</w:t>
      </w:r>
      <w:proofErr w:type="spellEnd"/>
      <w:r w:rsidR="001A664D" w:rsidRPr="00F7358B">
        <w:rPr>
          <w:rFonts w:ascii="Times New Roman" w:hAnsi="Times New Roman" w:cs="Times New Roman"/>
          <w:bCs/>
          <w:sz w:val="24"/>
          <w:szCs w:val="24"/>
        </w:rPr>
        <w:t xml:space="preserve"> , </w:t>
      </w:r>
      <w:proofErr w:type="spellStart"/>
      <w:r w:rsidR="001A664D" w:rsidRPr="00F7358B">
        <w:rPr>
          <w:rFonts w:ascii="Times New Roman" w:hAnsi="Times New Roman" w:cs="Times New Roman"/>
          <w:bCs/>
          <w:sz w:val="24"/>
          <w:szCs w:val="24"/>
        </w:rPr>
        <w:t>Koshi</w:t>
      </w:r>
      <w:proofErr w:type="spellEnd"/>
      <w:r w:rsidR="001A664D" w:rsidRPr="00F7358B">
        <w:rPr>
          <w:rFonts w:ascii="Times New Roman" w:hAnsi="Times New Roman" w:cs="Times New Roman"/>
          <w:bCs/>
          <w:sz w:val="24"/>
          <w:szCs w:val="24"/>
        </w:rPr>
        <w:t xml:space="preserve"> and </w:t>
      </w:r>
      <w:proofErr w:type="spellStart"/>
      <w:r w:rsidR="001A664D" w:rsidRPr="00F7358B">
        <w:rPr>
          <w:rFonts w:ascii="Times New Roman" w:hAnsi="Times New Roman" w:cs="Times New Roman"/>
          <w:bCs/>
          <w:sz w:val="24"/>
          <w:szCs w:val="24"/>
        </w:rPr>
        <w:t>Narayani</w:t>
      </w:r>
      <w:proofErr w:type="spellEnd"/>
      <w:r w:rsidR="001A664D" w:rsidRPr="00F7358B">
        <w:rPr>
          <w:rFonts w:ascii="Times New Roman" w:hAnsi="Times New Roman" w:cs="Times New Roman"/>
          <w:bCs/>
          <w:sz w:val="24"/>
          <w:szCs w:val="24"/>
        </w:rPr>
        <w:t xml:space="preserve"> zones and und</w:t>
      </w:r>
      <w:r w:rsidR="00D748C0">
        <w:rPr>
          <w:rFonts w:ascii="Times New Roman" w:hAnsi="Times New Roman" w:cs="Times New Roman"/>
          <w:bCs/>
          <w:sz w:val="24"/>
          <w:szCs w:val="24"/>
        </w:rPr>
        <w:t>er estimated</w:t>
      </w:r>
      <w:r w:rsidR="001A664D" w:rsidRPr="00F7358B">
        <w:rPr>
          <w:rFonts w:ascii="Times New Roman" w:hAnsi="Times New Roman" w:cs="Times New Roman"/>
          <w:bCs/>
          <w:sz w:val="24"/>
          <w:szCs w:val="24"/>
        </w:rPr>
        <w:t xml:space="preserve"> for </w:t>
      </w:r>
      <w:proofErr w:type="spellStart"/>
      <w:r w:rsidR="001A664D" w:rsidRPr="00F7358B">
        <w:rPr>
          <w:rFonts w:ascii="Times New Roman" w:hAnsi="Times New Roman" w:cs="Times New Roman"/>
          <w:bCs/>
          <w:sz w:val="24"/>
          <w:szCs w:val="24"/>
        </w:rPr>
        <w:t>Karnali</w:t>
      </w:r>
      <w:proofErr w:type="spellEnd"/>
      <w:r w:rsidR="001A664D" w:rsidRPr="00F7358B">
        <w:rPr>
          <w:rFonts w:ascii="Times New Roman" w:hAnsi="Times New Roman" w:cs="Times New Roman"/>
          <w:bCs/>
          <w:sz w:val="24"/>
          <w:szCs w:val="24"/>
        </w:rPr>
        <w:t xml:space="preserve"> zone</w:t>
      </w:r>
      <w:r w:rsidR="0001225E">
        <w:rPr>
          <w:rFonts w:ascii="Times New Roman" w:hAnsi="Times New Roman" w:cs="Times New Roman"/>
          <w:bCs/>
          <w:sz w:val="24"/>
          <w:szCs w:val="24"/>
        </w:rPr>
        <w:t>(Fig-3</w:t>
      </w:r>
      <w:r w:rsidR="0082139C">
        <w:rPr>
          <w:rFonts w:ascii="Times New Roman" w:hAnsi="Times New Roman" w:cs="Times New Roman"/>
          <w:bCs/>
          <w:sz w:val="24"/>
          <w:szCs w:val="24"/>
        </w:rPr>
        <w:t>B-I)</w:t>
      </w:r>
      <w:r w:rsidR="001A664D" w:rsidRPr="00F7358B">
        <w:rPr>
          <w:rFonts w:ascii="Times New Roman" w:hAnsi="Times New Roman" w:cs="Times New Roman"/>
          <w:bCs/>
          <w:sz w:val="24"/>
          <w:szCs w:val="24"/>
        </w:rPr>
        <w:t>. Nevertheless, high AUC</w:t>
      </w:r>
      <w:r w:rsidR="006C7542">
        <w:rPr>
          <w:rFonts w:ascii="Times New Roman" w:hAnsi="Times New Roman" w:cs="Times New Roman"/>
          <w:bCs/>
          <w:sz w:val="24"/>
          <w:szCs w:val="24"/>
        </w:rPr>
        <w:t>, TSS and Kappa</w:t>
      </w:r>
      <w:r w:rsidR="001A664D" w:rsidRPr="00F7358B">
        <w:rPr>
          <w:rFonts w:ascii="Times New Roman" w:hAnsi="Times New Roman" w:cs="Times New Roman"/>
          <w:bCs/>
          <w:sz w:val="24"/>
          <w:szCs w:val="24"/>
        </w:rPr>
        <w:t xml:space="preserve"> </w:t>
      </w:r>
      <w:r w:rsidR="00D47F95" w:rsidRPr="00F7358B">
        <w:rPr>
          <w:rFonts w:ascii="Times New Roman" w:hAnsi="Times New Roman" w:cs="Times New Roman"/>
          <w:bCs/>
          <w:sz w:val="24"/>
          <w:szCs w:val="24"/>
        </w:rPr>
        <w:t>value</w:t>
      </w:r>
      <w:r w:rsidR="00FC0F31">
        <w:rPr>
          <w:rFonts w:ascii="Times New Roman" w:hAnsi="Times New Roman" w:cs="Times New Roman"/>
          <w:bCs/>
          <w:sz w:val="24"/>
          <w:szCs w:val="24"/>
        </w:rPr>
        <w:t>s suggest</w:t>
      </w:r>
      <w:r w:rsidR="001A664D" w:rsidRPr="00F7358B">
        <w:rPr>
          <w:rFonts w:ascii="Times New Roman" w:hAnsi="Times New Roman" w:cs="Times New Roman"/>
          <w:bCs/>
          <w:sz w:val="24"/>
          <w:szCs w:val="24"/>
        </w:rPr>
        <w:t xml:space="preserve"> that the model has excellent level of accuracy.</w:t>
      </w:r>
      <w:r w:rsidR="00D47F95" w:rsidRPr="00F7358B">
        <w:rPr>
          <w:rFonts w:ascii="Times New Roman" w:hAnsi="Times New Roman" w:cs="Times New Roman"/>
          <w:bCs/>
          <w:sz w:val="24"/>
          <w:szCs w:val="24"/>
        </w:rPr>
        <w:t xml:space="preserve"> The model accuracy </w:t>
      </w:r>
      <w:r w:rsidR="00FC0F31">
        <w:rPr>
          <w:rFonts w:ascii="Times New Roman" w:hAnsi="Times New Roman" w:cs="Times New Roman"/>
          <w:bCs/>
          <w:sz w:val="24"/>
          <w:szCs w:val="24"/>
        </w:rPr>
        <w:t>has been</w:t>
      </w:r>
      <w:r w:rsidR="008D4BA8">
        <w:rPr>
          <w:rFonts w:ascii="Times New Roman" w:hAnsi="Times New Roman" w:cs="Times New Roman"/>
          <w:bCs/>
          <w:sz w:val="24"/>
          <w:szCs w:val="24"/>
        </w:rPr>
        <w:t xml:space="preserve"> </w:t>
      </w:r>
      <w:r w:rsidR="00D47F95" w:rsidRPr="00F7358B">
        <w:rPr>
          <w:rFonts w:ascii="Times New Roman" w:hAnsi="Times New Roman" w:cs="Times New Roman"/>
          <w:bCs/>
          <w:sz w:val="24"/>
          <w:szCs w:val="24"/>
        </w:rPr>
        <w:t xml:space="preserve">verified </w:t>
      </w:r>
      <w:r w:rsidR="00FC0F31">
        <w:rPr>
          <w:rFonts w:ascii="Times New Roman" w:hAnsi="Times New Roman" w:cs="Times New Roman"/>
          <w:bCs/>
          <w:sz w:val="24"/>
          <w:szCs w:val="24"/>
        </w:rPr>
        <w:t>with</w:t>
      </w:r>
      <w:r w:rsidR="00D47F95" w:rsidRPr="00F7358B">
        <w:rPr>
          <w:rFonts w:ascii="Times New Roman" w:hAnsi="Times New Roman" w:cs="Times New Roman"/>
          <w:bCs/>
          <w:sz w:val="24"/>
          <w:szCs w:val="24"/>
        </w:rPr>
        <w:t xml:space="preserve"> the comparison </w:t>
      </w:r>
      <w:r w:rsidR="00FC0F31">
        <w:rPr>
          <w:rFonts w:ascii="Times New Roman" w:hAnsi="Times New Roman" w:cs="Times New Roman"/>
          <w:bCs/>
          <w:sz w:val="24"/>
          <w:szCs w:val="24"/>
        </w:rPr>
        <w:t>of elevation under</w:t>
      </w:r>
      <w:r w:rsidR="00D47F95" w:rsidRPr="00F7358B">
        <w:rPr>
          <w:rFonts w:ascii="Times New Roman" w:hAnsi="Times New Roman" w:cs="Times New Roman"/>
          <w:bCs/>
          <w:sz w:val="24"/>
          <w:szCs w:val="24"/>
        </w:rPr>
        <w:t xml:space="preserve"> current scenarios </w:t>
      </w:r>
      <w:r w:rsidR="00FC0F31">
        <w:rPr>
          <w:rFonts w:ascii="Times New Roman" w:hAnsi="Times New Roman" w:cs="Times New Roman"/>
          <w:bCs/>
          <w:sz w:val="24"/>
          <w:szCs w:val="24"/>
        </w:rPr>
        <w:t>and recorded elevation by other researcher.</w:t>
      </w:r>
      <w:r w:rsidR="00D47F95" w:rsidRPr="00F7358B">
        <w:rPr>
          <w:rFonts w:ascii="Times New Roman" w:hAnsi="Times New Roman" w:cs="Times New Roman"/>
          <w:bCs/>
          <w:sz w:val="24"/>
          <w:szCs w:val="24"/>
        </w:rPr>
        <w:t xml:space="preserve">  </w:t>
      </w:r>
      <w:proofErr w:type="spellStart"/>
      <w:r w:rsidR="00D47F95" w:rsidRPr="00F7358B">
        <w:rPr>
          <w:rFonts w:ascii="Times New Roman" w:eastAsia="Times New Roman" w:hAnsi="Times New Roman" w:cs="Times New Roman"/>
          <w:color w:val="080000"/>
          <w:sz w:val="24"/>
          <w:szCs w:val="24"/>
          <w:lang w:bidi="ne-NP"/>
        </w:rPr>
        <w:t>Kachorwa</w:t>
      </w:r>
      <w:proofErr w:type="spellEnd"/>
      <w:r w:rsidR="00D47F95" w:rsidRPr="00F7358B">
        <w:rPr>
          <w:rFonts w:ascii="Times New Roman" w:eastAsia="Times New Roman" w:hAnsi="Times New Roman" w:cs="Times New Roman"/>
          <w:color w:val="080000"/>
          <w:sz w:val="24"/>
          <w:szCs w:val="24"/>
          <w:lang w:bidi="ne-NP"/>
        </w:rPr>
        <w:t xml:space="preserve"> village (85 </w:t>
      </w:r>
      <w:proofErr w:type="spellStart"/>
      <w:r w:rsidR="00D47F95" w:rsidRPr="00F7358B">
        <w:rPr>
          <w:rFonts w:ascii="Times New Roman" w:eastAsia="Times New Roman" w:hAnsi="Times New Roman" w:cs="Times New Roman"/>
          <w:color w:val="080000"/>
          <w:sz w:val="24"/>
          <w:szCs w:val="24"/>
          <w:lang w:bidi="ne-NP"/>
        </w:rPr>
        <w:t>masl</w:t>
      </w:r>
      <w:proofErr w:type="spellEnd"/>
      <w:r w:rsidR="00D47F95" w:rsidRPr="00F7358B">
        <w:rPr>
          <w:rFonts w:ascii="Times New Roman" w:eastAsia="Times New Roman" w:hAnsi="Times New Roman" w:cs="Times New Roman"/>
          <w:color w:val="080000"/>
          <w:sz w:val="24"/>
          <w:szCs w:val="24"/>
          <w:lang w:bidi="ne-NP"/>
        </w:rPr>
        <w:t>) of B</w:t>
      </w:r>
      <w:r w:rsidR="00F77248" w:rsidRPr="00F7358B">
        <w:rPr>
          <w:rFonts w:ascii="Times New Roman" w:eastAsia="Times New Roman" w:hAnsi="Times New Roman" w:cs="Times New Roman"/>
          <w:color w:val="080000"/>
          <w:sz w:val="24"/>
          <w:szCs w:val="24"/>
          <w:lang w:bidi="ne-NP"/>
        </w:rPr>
        <w:t>ara district (</w:t>
      </w:r>
      <w:proofErr w:type="spellStart"/>
      <w:r w:rsidR="00F77248" w:rsidRPr="00E610E8">
        <w:rPr>
          <w:rFonts w:ascii="Times New Roman" w:eastAsia="Times New Roman" w:hAnsi="Times New Roman" w:cs="Times New Roman"/>
          <w:color w:val="080000"/>
          <w:sz w:val="24"/>
          <w:szCs w:val="24"/>
          <w:lang w:bidi="ne-NP"/>
        </w:rPr>
        <w:t>Amgain</w:t>
      </w:r>
      <w:proofErr w:type="spellEnd"/>
      <w:r w:rsidR="00F77248" w:rsidRPr="00E610E8">
        <w:rPr>
          <w:rFonts w:ascii="Times New Roman" w:eastAsia="Times New Roman" w:hAnsi="Times New Roman" w:cs="Times New Roman"/>
          <w:color w:val="080000"/>
          <w:sz w:val="24"/>
          <w:szCs w:val="24"/>
          <w:lang w:bidi="ne-NP"/>
        </w:rPr>
        <w:t xml:space="preserve"> </w:t>
      </w:r>
      <w:r w:rsidR="00F77248" w:rsidRPr="00E610E8">
        <w:rPr>
          <w:rFonts w:ascii="Times New Roman" w:eastAsia="Times New Roman" w:hAnsi="Times New Roman" w:cs="Times New Roman"/>
          <w:i/>
          <w:color w:val="080000"/>
          <w:sz w:val="24"/>
          <w:szCs w:val="24"/>
          <w:lang w:bidi="ne-NP"/>
        </w:rPr>
        <w:t>et al.,</w:t>
      </w:r>
      <w:r w:rsidR="00F77248" w:rsidRPr="00E610E8">
        <w:rPr>
          <w:rFonts w:ascii="Times New Roman" w:eastAsia="Times New Roman" w:hAnsi="Times New Roman" w:cs="Times New Roman"/>
          <w:color w:val="080000"/>
          <w:sz w:val="24"/>
          <w:szCs w:val="24"/>
          <w:lang w:bidi="ne-NP"/>
        </w:rPr>
        <w:t xml:space="preserve"> 201</w:t>
      </w:r>
      <w:r w:rsidR="00D47F95" w:rsidRPr="00E610E8">
        <w:rPr>
          <w:rFonts w:ascii="Times New Roman" w:eastAsia="Times New Roman" w:hAnsi="Times New Roman" w:cs="Times New Roman"/>
          <w:color w:val="080000"/>
          <w:sz w:val="24"/>
          <w:szCs w:val="24"/>
          <w:lang w:bidi="ne-NP"/>
        </w:rPr>
        <w:t>4</w:t>
      </w:r>
      <w:r w:rsidR="00D47F95" w:rsidRPr="00F7358B">
        <w:rPr>
          <w:rFonts w:ascii="Times New Roman" w:eastAsia="Times New Roman" w:hAnsi="Times New Roman" w:cs="Times New Roman"/>
          <w:color w:val="080000"/>
          <w:sz w:val="24"/>
          <w:szCs w:val="24"/>
          <w:lang w:bidi="ne-NP"/>
        </w:rPr>
        <w:t xml:space="preserve">) to high hill area: </w:t>
      </w:r>
      <w:proofErr w:type="spellStart"/>
      <w:r w:rsidR="00D47F95" w:rsidRPr="00F7358B">
        <w:rPr>
          <w:rFonts w:ascii="Times New Roman" w:eastAsia="Times New Roman" w:hAnsi="Times New Roman" w:cs="Times New Roman"/>
          <w:color w:val="080000"/>
          <w:sz w:val="24"/>
          <w:szCs w:val="24"/>
          <w:lang w:bidi="ne-NP"/>
        </w:rPr>
        <w:t>Borounse</w:t>
      </w:r>
      <w:proofErr w:type="spellEnd"/>
      <w:r w:rsidR="00D47F95" w:rsidRPr="00F7358B">
        <w:rPr>
          <w:rFonts w:ascii="Times New Roman" w:eastAsia="Times New Roman" w:hAnsi="Times New Roman" w:cs="Times New Roman"/>
          <w:color w:val="080000"/>
          <w:sz w:val="24"/>
          <w:szCs w:val="24"/>
          <w:lang w:bidi="ne-NP"/>
        </w:rPr>
        <w:t xml:space="preserve"> village (3130 </w:t>
      </w:r>
      <w:proofErr w:type="spellStart"/>
      <w:r w:rsidR="00D47F95" w:rsidRPr="00F7358B">
        <w:rPr>
          <w:rFonts w:ascii="Times New Roman" w:eastAsia="Times New Roman" w:hAnsi="Times New Roman" w:cs="Times New Roman"/>
          <w:color w:val="080000"/>
          <w:sz w:val="24"/>
          <w:szCs w:val="24"/>
          <w:lang w:bidi="ne-NP"/>
        </w:rPr>
        <w:t>masl</w:t>
      </w:r>
      <w:proofErr w:type="spellEnd"/>
      <w:r w:rsidR="00D47F95" w:rsidRPr="00F7358B">
        <w:rPr>
          <w:rFonts w:ascii="Times New Roman" w:eastAsia="Times New Roman" w:hAnsi="Times New Roman" w:cs="Times New Roman"/>
          <w:color w:val="080000"/>
          <w:sz w:val="24"/>
          <w:szCs w:val="24"/>
          <w:lang w:bidi="ne-NP"/>
        </w:rPr>
        <w:t xml:space="preserve">) of </w:t>
      </w:r>
      <w:proofErr w:type="spellStart"/>
      <w:r w:rsidR="00D47F95" w:rsidRPr="00F7358B">
        <w:rPr>
          <w:rFonts w:ascii="Times New Roman" w:eastAsia="Times New Roman" w:hAnsi="Times New Roman" w:cs="Times New Roman"/>
          <w:color w:val="080000"/>
          <w:sz w:val="24"/>
          <w:szCs w:val="24"/>
          <w:lang w:bidi="ne-NP"/>
        </w:rPr>
        <w:t>Humla</w:t>
      </w:r>
      <w:proofErr w:type="spellEnd"/>
      <w:r w:rsidR="00D47F95" w:rsidRPr="00F7358B">
        <w:rPr>
          <w:rFonts w:ascii="Times New Roman" w:eastAsia="Times New Roman" w:hAnsi="Times New Roman" w:cs="Times New Roman"/>
          <w:color w:val="080000"/>
          <w:sz w:val="24"/>
          <w:szCs w:val="24"/>
          <w:lang w:bidi="ne-NP"/>
        </w:rPr>
        <w:t xml:space="preserve"> district (</w:t>
      </w:r>
      <w:proofErr w:type="spellStart"/>
      <w:r w:rsidR="00F77248" w:rsidRPr="00E610E8">
        <w:rPr>
          <w:rFonts w:ascii="Times New Roman" w:eastAsia="Times New Roman" w:hAnsi="Times New Roman" w:cs="Times New Roman"/>
          <w:color w:val="080000"/>
          <w:sz w:val="24"/>
          <w:szCs w:val="24"/>
          <w:lang w:bidi="ne-NP"/>
        </w:rPr>
        <w:t>Luitel</w:t>
      </w:r>
      <w:proofErr w:type="spellEnd"/>
      <w:r w:rsidR="00F77248" w:rsidRPr="00E610E8">
        <w:rPr>
          <w:rFonts w:ascii="Times New Roman" w:eastAsia="Times New Roman" w:hAnsi="Times New Roman" w:cs="Times New Roman"/>
          <w:color w:val="080000"/>
          <w:sz w:val="24"/>
          <w:szCs w:val="24"/>
          <w:lang w:bidi="ne-NP"/>
        </w:rPr>
        <w:t xml:space="preserve">, </w:t>
      </w:r>
      <w:r w:rsidR="00F77248" w:rsidRPr="00E610E8">
        <w:rPr>
          <w:rFonts w:ascii="Times New Roman" w:eastAsia="Times New Roman" w:hAnsi="Times New Roman" w:cs="Times New Roman"/>
          <w:i/>
          <w:color w:val="080000"/>
          <w:sz w:val="24"/>
          <w:szCs w:val="24"/>
          <w:lang w:bidi="ne-NP"/>
        </w:rPr>
        <w:t>et al</w:t>
      </w:r>
      <w:r w:rsidR="00F77248" w:rsidRPr="00E610E8">
        <w:rPr>
          <w:rFonts w:ascii="Times New Roman" w:eastAsia="Times New Roman" w:hAnsi="Times New Roman" w:cs="Times New Roman"/>
          <w:color w:val="080000"/>
          <w:sz w:val="24"/>
          <w:szCs w:val="24"/>
          <w:lang w:bidi="ne-NP"/>
        </w:rPr>
        <w:t>.</w:t>
      </w:r>
      <w:r w:rsidR="000A51B7" w:rsidRPr="00E610E8">
        <w:rPr>
          <w:rFonts w:ascii="Times New Roman" w:eastAsia="Times New Roman" w:hAnsi="Times New Roman" w:cs="Times New Roman"/>
          <w:color w:val="080000"/>
          <w:sz w:val="24"/>
          <w:szCs w:val="24"/>
          <w:lang w:bidi="ne-NP"/>
        </w:rPr>
        <w:t>,</w:t>
      </w:r>
      <w:r w:rsidR="00F77248" w:rsidRPr="00E610E8">
        <w:rPr>
          <w:rFonts w:ascii="Times New Roman" w:eastAsia="Times New Roman" w:hAnsi="Times New Roman" w:cs="Times New Roman"/>
          <w:color w:val="080000"/>
          <w:sz w:val="24"/>
          <w:szCs w:val="24"/>
          <w:lang w:bidi="ne-NP"/>
        </w:rPr>
        <w:t xml:space="preserve"> 2017</w:t>
      </w:r>
      <w:r w:rsidR="00D47F95" w:rsidRPr="00F7358B">
        <w:rPr>
          <w:rFonts w:ascii="Times New Roman" w:eastAsia="Times New Roman" w:hAnsi="Times New Roman" w:cs="Times New Roman"/>
          <w:color w:val="080000"/>
          <w:sz w:val="24"/>
          <w:szCs w:val="24"/>
          <w:lang w:bidi="ne-NP"/>
        </w:rPr>
        <w:t xml:space="preserve">) in Nepal. </w:t>
      </w:r>
      <w:r w:rsidR="00F77248" w:rsidRPr="00F7358B">
        <w:rPr>
          <w:rFonts w:ascii="Times New Roman" w:eastAsia="Times New Roman" w:hAnsi="Times New Roman" w:cs="Times New Roman"/>
          <w:color w:val="080000"/>
          <w:sz w:val="24"/>
          <w:szCs w:val="24"/>
          <w:lang w:bidi="ne-NP"/>
        </w:rPr>
        <w:t xml:space="preserve">From </w:t>
      </w:r>
      <w:r w:rsidR="008D4BA8">
        <w:rPr>
          <w:rFonts w:ascii="Times New Roman" w:eastAsia="Times New Roman" w:hAnsi="Times New Roman" w:cs="Times New Roman"/>
          <w:color w:val="080000"/>
          <w:sz w:val="24"/>
          <w:szCs w:val="24"/>
          <w:lang w:bidi="ne-NP"/>
        </w:rPr>
        <w:t>this</w:t>
      </w:r>
      <w:r w:rsidR="00D748C0">
        <w:rPr>
          <w:rFonts w:ascii="Times New Roman" w:eastAsia="Times New Roman" w:hAnsi="Times New Roman" w:cs="Times New Roman"/>
          <w:color w:val="080000"/>
          <w:sz w:val="24"/>
          <w:szCs w:val="24"/>
          <w:lang w:bidi="ne-NP"/>
        </w:rPr>
        <w:t xml:space="preserve"> </w:t>
      </w:r>
      <w:r w:rsidR="00F77248" w:rsidRPr="00F7358B">
        <w:rPr>
          <w:rFonts w:ascii="Times New Roman" w:eastAsia="Times New Roman" w:hAnsi="Times New Roman" w:cs="Times New Roman"/>
          <w:color w:val="080000"/>
          <w:sz w:val="24"/>
          <w:szCs w:val="24"/>
          <w:lang w:bidi="ne-NP"/>
        </w:rPr>
        <w:t xml:space="preserve">model, </w:t>
      </w:r>
      <w:r w:rsidR="008D4BA8">
        <w:rPr>
          <w:rFonts w:ascii="Times New Roman" w:eastAsia="Times New Roman" w:hAnsi="Times New Roman" w:cs="Times New Roman"/>
          <w:color w:val="080000"/>
          <w:sz w:val="24"/>
          <w:szCs w:val="24"/>
          <w:lang w:bidi="ne-NP"/>
        </w:rPr>
        <w:t xml:space="preserve">the </w:t>
      </w:r>
      <w:r w:rsidR="00D47F95" w:rsidRPr="00F7358B">
        <w:rPr>
          <w:rFonts w:ascii="Times New Roman" w:eastAsia="Times New Roman" w:hAnsi="Times New Roman" w:cs="Times New Roman"/>
          <w:color w:val="080000"/>
          <w:sz w:val="24"/>
          <w:szCs w:val="24"/>
          <w:lang w:bidi="ne-NP"/>
        </w:rPr>
        <w:t xml:space="preserve">current </w:t>
      </w:r>
      <w:r w:rsidR="00F77248" w:rsidRPr="00F7358B">
        <w:rPr>
          <w:rFonts w:ascii="Times New Roman" w:eastAsia="Times New Roman" w:hAnsi="Times New Roman" w:cs="Times New Roman"/>
          <w:color w:val="080000"/>
          <w:sz w:val="24"/>
          <w:szCs w:val="24"/>
          <w:lang w:bidi="ne-NP"/>
        </w:rPr>
        <w:t xml:space="preserve">moderate suitable </w:t>
      </w:r>
      <w:r w:rsidR="00CA6001">
        <w:rPr>
          <w:rFonts w:ascii="Times New Roman" w:eastAsia="Times New Roman" w:hAnsi="Times New Roman" w:cs="Times New Roman"/>
          <w:color w:val="080000"/>
          <w:sz w:val="24"/>
          <w:szCs w:val="24"/>
          <w:lang w:bidi="ne-NP"/>
        </w:rPr>
        <w:t xml:space="preserve">(having probability in between 25-50%) </w:t>
      </w:r>
      <w:r w:rsidR="00D47F95" w:rsidRPr="00F7358B">
        <w:rPr>
          <w:rFonts w:ascii="Times New Roman" w:eastAsia="Times New Roman" w:hAnsi="Times New Roman" w:cs="Times New Roman"/>
          <w:color w:val="080000"/>
          <w:sz w:val="24"/>
          <w:szCs w:val="24"/>
          <w:lang w:bidi="ne-NP"/>
        </w:rPr>
        <w:t xml:space="preserve">climate </w:t>
      </w:r>
      <w:r w:rsidR="008D4BA8">
        <w:rPr>
          <w:rFonts w:ascii="Times New Roman" w:eastAsia="Times New Roman" w:hAnsi="Times New Roman" w:cs="Times New Roman"/>
          <w:color w:val="080000"/>
          <w:sz w:val="24"/>
          <w:szCs w:val="24"/>
          <w:lang w:bidi="ne-NP"/>
        </w:rPr>
        <w:t xml:space="preserve">for </w:t>
      </w:r>
      <w:r w:rsidR="00F77248" w:rsidRPr="00F7358B">
        <w:rPr>
          <w:rFonts w:ascii="Times New Roman" w:eastAsia="Times New Roman" w:hAnsi="Times New Roman" w:cs="Times New Roman"/>
          <w:color w:val="080000"/>
          <w:sz w:val="24"/>
          <w:szCs w:val="24"/>
          <w:lang w:bidi="ne-NP"/>
        </w:rPr>
        <w:t xml:space="preserve">finger </w:t>
      </w:r>
      <w:r w:rsidR="006D76C5" w:rsidRPr="00F7358B">
        <w:rPr>
          <w:rFonts w:ascii="Times New Roman" w:eastAsia="Times New Roman" w:hAnsi="Times New Roman" w:cs="Times New Roman"/>
          <w:color w:val="080000"/>
          <w:sz w:val="24"/>
          <w:szCs w:val="24"/>
          <w:lang w:bidi="ne-NP"/>
        </w:rPr>
        <w:t>millet ranges</w:t>
      </w:r>
      <w:r w:rsidR="00F77248" w:rsidRPr="00F7358B">
        <w:rPr>
          <w:rFonts w:ascii="Times New Roman" w:eastAsia="Times New Roman" w:hAnsi="Times New Roman" w:cs="Times New Roman"/>
          <w:color w:val="080000"/>
          <w:sz w:val="24"/>
          <w:szCs w:val="24"/>
          <w:lang w:bidi="ne-NP"/>
        </w:rPr>
        <w:t xml:space="preserve"> </w:t>
      </w:r>
      <w:r w:rsidR="00D47F95" w:rsidRPr="00F7358B">
        <w:rPr>
          <w:rFonts w:ascii="Times New Roman" w:eastAsia="Times New Roman" w:hAnsi="Times New Roman" w:cs="Times New Roman"/>
          <w:color w:val="080000"/>
          <w:sz w:val="24"/>
          <w:szCs w:val="24"/>
          <w:lang w:bidi="ne-NP"/>
        </w:rPr>
        <w:t xml:space="preserve">between 75-3034m </w:t>
      </w:r>
      <w:proofErr w:type="spellStart"/>
      <w:r w:rsidR="00D47F95" w:rsidRPr="00F7358B">
        <w:rPr>
          <w:rFonts w:ascii="Times New Roman" w:eastAsia="Times New Roman" w:hAnsi="Times New Roman" w:cs="Times New Roman"/>
          <w:color w:val="080000"/>
          <w:sz w:val="24"/>
          <w:szCs w:val="24"/>
          <w:lang w:bidi="ne-NP"/>
        </w:rPr>
        <w:t>asl</w:t>
      </w:r>
      <w:proofErr w:type="spellEnd"/>
      <w:r w:rsidR="009F060B">
        <w:rPr>
          <w:rFonts w:ascii="Times New Roman" w:eastAsia="Times New Roman" w:hAnsi="Times New Roman" w:cs="Times New Roman"/>
          <w:color w:val="080000"/>
          <w:sz w:val="24"/>
          <w:szCs w:val="24"/>
          <w:lang w:bidi="ne-NP"/>
        </w:rPr>
        <w:t>, though most suitable area (having probability &gt;50%) lie in between 96-2300m.</w:t>
      </w:r>
    </w:p>
    <w:p w14:paraId="58AC447D" w14:textId="77777777" w:rsidR="00A9447B" w:rsidRDefault="00F60CB4" w:rsidP="00F7358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Decrease of </w:t>
      </w:r>
      <w:r w:rsidR="005A5ED6" w:rsidRPr="00F7358B">
        <w:rPr>
          <w:rFonts w:ascii="Times New Roman" w:hAnsi="Times New Roman" w:cs="Times New Roman"/>
          <w:color w:val="000000"/>
          <w:sz w:val="24"/>
          <w:szCs w:val="24"/>
        </w:rPr>
        <w:t>habitat suitability of finger</w:t>
      </w:r>
      <w:r w:rsidR="009F060B">
        <w:rPr>
          <w:rFonts w:ascii="Times New Roman" w:hAnsi="Times New Roman" w:cs="Times New Roman"/>
          <w:color w:val="000000"/>
          <w:sz w:val="24"/>
          <w:szCs w:val="24"/>
        </w:rPr>
        <w:t xml:space="preserve"> millet</w:t>
      </w:r>
      <w:r w:rsidR="005A5ED6" w:rsidRPr="00F7358B">
        <w:rPr>
          <w:rFonts w:ascii="Times New Roman" w:hAnsi="Times New Roman" w:cs="Times New Roman"/>
          <w:color w:val="000000"/>
          <w:sz w:val="24"/>
          <w:szCs w:val="24"/>
        </w:rPr>
        <w:t xml:space="preserve"> </w:t>
      </w:r>
      <w:r w:rsidR="00D31472">
        <w:rPr>
          <w:rFonts w:ascii="Times New Roman" w:hAnsi="Times New Roman" w:cs="Times New Roman"/>
          <w:color w:val="000000"/>
          <w:sz w:val="24"/>
          <w:szCs w:val="24"/>
        </w:rPr>
        <w:t xml:space="preserve">can </w:t>
      </w:r>
      <w:r w:rsidR="005A5ED6" w:rsidRPr="00F7358B">
        <w:rPr>
          <w:rFonts w:ascii="Times New Roman" w:hAnsi="Times New Roman" w:cs="Times New Roman"/>
          <w:color w:val="000000"/>
          <w:sz w:val="24"/>
          <w:szCs w:val="24"/>
        </w:rPr>
        <w:t>create further threat to livelihood of rural communities as well as risk of losing local land races of finger millet.</w:t>
      </w:r>
      <w:r w:rsidR="002F6B6F">
        <w:rPr>
          <w:rFonts w:ascii="Times New Roman" w:hAnsi="Times New Roman" w:cs="Times New Roman"/>
          <w:color w:val="000000"/>
          <w:sz w:val="24"/>
          <w:szCs w:val="24"/>
        </w:rPr>
        <w:t xml:space="preserve"> </w:t>
      </w:r>
      <w:r w:rsidR="00D31472" w:rsidRPr="00F7358B">
        <w:rPr>
          <w:rFonts w:ascii="Times New Roman" w:hAnsi="Times New Roman" w:cs="Times New Roman"/>
          <w:color w:val="000000"/>
          <w:sz w:val="24"/>
          <w:szCs w:val="24"/>
        </w:rPr>
        <w:t xml:space="preserve">Therefore, </w:t>
      </w:r>
      <w:r w:rsidR="00417A18">
        <w:rPr>
          <w:rFonts w:ascii="Times New Roman" w:hAnsi="Times New Roman" w:cs="Times New Roman"/>
          <w:color w:val="000000"/>
          <w:sz w:val="24"/>
          <w:szCs w:val="24"/>
        </w:rPr>
        <w:t>adaptation</w:t>
      </w:r>
      <w:r w:rsidR="00D31472">
        <w:rPr>
          <w:rFonts w:ascii="Times New Roman" w:hAnsi="Times New Roman" w:cs="Times New Roman"/>
          <w:color w:val="000000"/>
          <w:sz w:val="24"/>
          <w:szCs w:val="24"/>
        </w:rPr>
        <w:t xml:space="preserve"> policies, should be formulated and implemented at national level to prioritize this important crop as one of the major staple cereal </w:t>
      </w:r>
      <w:r>
        <w:rPr>
          <w:rFonts w:ascii="Times New Roman" w:hAnsi="Times New Roman" w:cs="Times New Roman"/>
          <w:color w:val="000000"/>
          <w:sz w:val="24"/>
          <w:szCs w:val="24"/>
        </w:rPr>
        <w:t>crop</w:t>
      </w:r>
      <w:r w:rsidR="00417A18">
        <w:rPr>
          <w:rFonts w:ascii="Times New Roman" w:hAnsi="Times New Roman" w:cs="Times New Roman"/>
          <w:color w:val="000000"/>
          <w:sz w:val="24"/>
          <w:szCs w:val="24"/>
        </w:rPr>
        <w:t>s</w:t>
      </w:r>
      <w:r w:rsidR="00D31472">
        <w:rPr>
          <w:rFonts w:ascii="Times New Roman" w:hAnsi="Times New Roman" w:cs="Times New Roman"/>
          <w:color w:val="000000"/>
          <w:sz w:val="24"/>
          <w:szCs w:val="24"/>
        </w:rPr>
        <w:t>.</w:t>
      </w:r>
    </w:p>
    <w:p w14:paraId="63CC5EAD" w14:textId="77777777" w:rsidR="00B27688" w:rsidRPr="00CA6001" w:rsidRDefault="00B27688" w:rsidP="00CA6001">
      <w:pPr>
        <w:autoSpaceDE w:val="0"/>
        <w:autoSpaceDN w:val="0"/>
        <w:adjustRightInd w:val="0"/>
        <w:spacing w:after="0" w:line="360" w:lineRule="auto"/>
        <w:jc w:val="both"/>
        <w:rPr>
          <w:rFonts w:ascii="Times New Roman" w:hAnsi="Times New Roman" w:cs="Times New Roman"/>
          <w:color w:val="1B1C20"/>
          <w:sz w:val="24"/>
          <w:szCs w:val="24"/>
        </w:rPr>
      </w:pPr>
    </w:p>
    <w:p w14:paraId="325908F0" w14:textId="77777777" w:rsidR="00691B25" w:rsidRDefault="00691B25" w:rsidP="00F7358B">
      <w:pPr>
        <w:autoSpaceDE w:val="0"/>
        <w:autoSpaceDN w:val="0"/>
        <w:adjustRightInd w:val="0"/>
        <w:spacing w:after="0" w:line="360" w:lineRule="auto"/>
        <w:jc w:val="both"/>
        <w:rPr>
          <w:rFonts w:ascii="Times New Roman" w:hAnsi="Times New Roman" w:cs="Times New Roman"/>
          <w:b/>
          <w:color w:val="000000"/>
          <w:sz w:val="24"/>
          <w:szCs w:val="24"/>
        </w:rPr>
      </w:pPr>
      <w:r w:rsidRPr="00691B25">
        <w:rPr>
          <w:rFonts w:ascii="Times New Roman" w:hAnsi="Times New Roman" w:cs="Times New Roman"/>
          <w:b/>
          <w:color w:val="000000"/>
          <w:sz w:val="24"/>
          <w:szCs w:val="24"/>
        </w:rPr>
        <w:t>Conclusion</w:t>
      </w:r>
    </w:p>
    <w:p w14:paraId="1CB89CDB" w14:textId="77777777" w:rsidR="00EF7B1C" w:rsidRDefault="009C5AE1" w:rsidP="00EF7B1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Maxent</w:t>
      </w:r>
      <w:r w:rsidR="009F2421">
        <w:rPr>
          <w:rFonts w:ascii="Times New Roman" w:hAnsi="Times New Roman" w:cs="Times New Roman"/>
          <w:color w:val="000000"/>
          <w:sz w:val="24"/>
          <w:szCs w:val="24"/>
        </w:rPr>
        <w:t xml:space="preserve"> modeling </w:t>
      </w:r>
      <w:r w:rsidR="000F046C" w:rsidRPr="000F046C">
        <w:rPr>
          <w:rFonts w:ascii="Times New Roman" w:hAnsi="Times New Roman" w:cs="Times New Roman"/>
          <w:color w:val="000000"/>
          <w:sz w:val="24"/>
          <w:szCs w:val="24"/>
        </w:rPr>
        <w:t>f</w:t>
      </w:r>
      <w:r w:rsidR="009F2421">
        <w:rPr>
          <w:rFonts w:ascii="Times New Roman" w:hAnsi="Times New Roman" w:cs="Times New Roman"/>
          <w:color w:val="000000"/>
          <w:sz w:val="24"/>
          <w:szCs w:val="24"/>
        </w:rPr>
        <w:t>or</w:t>
      </w:r>
      <w:r w:rsidR="000F046C" w:rsidRPr="000F046C">
        <w:rPr>
          <w:rFonts w:ascii="Times New Roman" w:hAnsi="Times New Roman" w:cs="Times New Roman"/>
          <w:color w:val="000000"/>
          <w:sz w:val="24"/>
          <w:szCs w:val="24"/>
        </w:rPr>
        <w:t xml:space="preserve"> finger millet </w:t>
      </w:r>
      <w:r w:rsidR="009F2421">
        <w:rPr>
          <w:rFonts w:ascii="Times New Roman" w:hAnsi="Times New Roman" w:cs="Times New Roman"/>
          <w:color w:val="000000"/>
          <w:sz w:val="24"/>
          <w:szCs w:val="24"/>
        </w:rPr>
        <w:t xml:space="preserve">crop </w:t>
      </w:r>
      <w:r w:rsidR="000F046C" w:rsidRPr="000F046C">
        <w:rPr>
          <w:rFonts w:ascii="Times New Roman" w:hAnsi="Times New Roman" w:cs="Times New Roman"/>
          <w:color w:val="000000"/>
          <w:sz w:val="24"/>
          <w:szCs w:val="24"/>
        </w:rPr>
        <w:t>clearly defined the current suitable area</w:t>
      </w:r>
      <w:r w:rsidR="00D31472">
        <w:rPr>
          <w:rFonts w:ascii="Times New Roman" w:hAnsi="Times New Roman" w:cs="Times New Roman"/>
          <w:color w:val="000000"/>
          <w:sz w:val="24"/>
          <w:szCs w:val="24"/>
        </w:rPr>
        <w:t>s</w:t>
      </w:r>
      <w:r w:rsidR="000F046C" w:rsidRPr="000F046C">
        <w:rPr>
          <w:rFonts w:ascii="Times New Roman" w:hAnsi="Times New Roman" w:cs="Times New Roman"/>
          <w:color w:val="000000"/>
          <w:sz w:val="24"/>
          <w:szCs w:val="24"/>
        </w:rPr>
        <w:t xml:space="preserve"> for </w:t>
      </w:r>
      <w:r w:rsidR="00D31472">
        <w:rPr>
          <w:rFonts w:ascii="Times New Roman" w:hAnsi="Times New Roman" w:cs="Times New Roman"/>
          <w:color w:val="000000"/>
          <w:sz w:val="24"/>
          <w:szCs w:val="24"/>
        </w:rPr>
        <w:t xml:space="preserve">the </w:t>
      </w:r>
      <w:r w:rsidR="000F046C" w:rsidRPr="000F046C">
        <w:rPr>
          <w:rFonts w:ascii="Times New Roman" w:hAnsi="Times New Roman" w:cs="Times New Roman"/>
          <w:color w:val="000000"/>
          <w:sz w:val="24"/>
          <w:szCs w:val="24"/>
        </w:rPr>
        <w:t>cultivation and potential suitable area</w:t>
      </w:r>
      <w:r w:rsidR="00D31472">
        <w:rPr>
          <w:rFonts w:ascii="Times New Roman" w:hAnsi="Times New Roman" w:cs="Times New Roman"/>
          <w:color w:val="000000"/>
          <w:sz w:val="24"/>
          <w:szCs w:val="24"/>
        </w:rPr>
        <w:t>s</w:t>
      </w:r>
      <w:r w:rsidR="000F046C" w:rsidRPr="000F046C">
        <w:rPr>
          <w:rFonts w:ascii="Times New Roman" w:hAnsi="Times New Roman" w:cs="Times New Roman"/>
          <w:color w:val="000000"/>
          <w:sz w:val="24"/>
          <w:szCs w:val="24"/>
        </w:rPr>
        <w:t xml:space="preserve"> for 2050 and 2070</w:t>
      </w:r>
      <w:r w:rsidR="00417A18">
        <w:rPr>
          <w:rFonts w:ascii="Times New Roman" w:hAnsi="Times New Roman" w:cs="Times New Roman"/>
          <w:color w:val="000000"/>
          <w:sz w:val="24"/>
          <w:szCs w:val="24"/>
        </w:rPr>
        <w:t>AD</w:t>
      </w:r>
      <w:r w:rsidR="000F046C">
        <w:rPr>
          <w:rFonts w:ascii="Times New Roman" w:hAnsi="Times New Roman" w:cs="Times New Roman"/>
          <w:color w:val="000000"/>
          <w:sz w:val="24"/>
          <w:szCs w:val="24"/>
        </w:rPr>
        <w:t xml:space="preserve">. </w:t>
      </w:r>
      <w:r w:rsidR="0070590C">
        <w:rPr>
          <w:rFonts w:ascii="Times New Roman" w:hAnsi="Times New Roman" w:cs="Times New Roman"/>
          <w:sz w:val="24"/>
          <w:szCs w:val="24"/>
        </w:rPr>
        <w:t xml:space="preserve">The model </w:t>
      </w:r>
      <w:r w:rsidR="00417A18">
        <w:rPr>
          <w:rFonts w:ascii="Times New Roman" w:hAnsi="Times New Roman" w:cs="Times New Roman"/>
          <w:sz w:val="24"/>
          <w:szCs w:val="24"/>
        </w:rPr>
        <w:t>revealed</w:t>
      </w:r>
      <w:r w:rsidR="0070590C">
        <w:rPr>
          <w:rFonts w:ascii="Times New Roman" w:hAnsi="Times New Roman" w:cs="Times New Roman"/>
          <w:sz w:val="24"/>
          <w:szCs w:val="24"/>
        </w:rPr>
        <w:t xml:space="preserve"> </w:t>
      </w:r>
      <w:r w:rsidR="0070590C" w:rsidRPr="00D8369E">
        <w:rPr>
          <w:rFonts w:ascii="Times New Roman" w:hAnsi="Times New Roman" w:cs="Times New Roman"/>
          <w:sz w:val="24"/>
          <w:szCs w:val="24"/>
        </w:rPr>
        <w:t>that</w:t>
      </w:r>
      <w:r w:rsidR="00417A18">
        <w:rPr>
          <w:rFonts w:ascii="Times New Roman" w:hAnsi="Times New Roman" w:cs="Times New Roman"/>
          <w:sz w:val="24"/>
          <w:szCs w:val="24"/>
        </w:rPr>
        <w:t xml:space="preserve"> 39.7% (</w:t>
      </w:r>
      <w:r w:rsidR="0070590C" w:rsidRPr="00D8369E">
        <w:rPr>
          <w:rFonts w:ascii="Times New Roman" w:hAnsi="Times New Roman" w:cs="Times New Roman"/>
          <w:sz w:val="24"/>
          <w:szCs w:val="24"/>
        </w:rPr>
        <w:t>58512.71km</w:t>
      </w:r>
      <w:r w:rsidR="0070590C" w:rsidRPr="00D8369E">
        <w:rPr>
          <w:rFonts w:ascii="Times New Roman" w:hAnsi="Times New Roman" w:cs="Times New Roman"/>
          <w:sz w:val="24"/>
          <w:szCs w:val="24"/>
          <w:vertAlign w:val="superscript"/>
        </w:rPr>
        <w:t>2</w:t>
      </w:r>
      <w:r w:rsidR="00417A18">
        <w:rPr>
          <w:rFonts w:ascii="Times New Roman" w:hAnsi="Times New Roman" w:cs="Times New Roman"/>
          <w:sz w:val="24"/>
          <w:szCs w:val="24"/>
        </w:rPr>
        <w:t>)</w:t>
      </w:r>
      <w:r w:rsidR="009F060B">
        <w:rPr>
          <w:rFonts w:ascii="Times New Roman" w:hAnsi="Times New Roman" w:cs="Times New Roman"/>
          <w:sz w:val="24"/>
          <w:szCs w:val="24"/>
        </w:rPr>
        <w:t xml:space="preserve"> area of Nepal </w:t>
      </w:r>
      <w:r w:rsidR="0070590C" w:rsidRPr="00D8369E">
        <w:rPr>
          <w:rFonts w:ascii="Times New Roman" w:hAnsi="Times New Roman" w:cs="Times New Roman"/>
          <w:sz w:val="24"/>
          <w:szCs w:val="24"/>
        </w:rPr>
        <w:t xml:space="preserve">is the </w:t>
      </w:r>
      <w:r w:rsidR="0070590C" w:rsidRPr="007A6A3E">
        <w:rPr>
          <w:rFonts w:ascii="Times New Roman" w:hAnsi="Times New Roman" w:cs="Times New Roman"/>
          <w:sz w:val="24"/>
          <w:szCs w:val="24"/>
        </w:rPr>
        <w:t xml:space="preserve">most suitable habitat </w:t>
      </w:r>
      <w:r w:rsidR="0070590C">
        <w:rPr>
          <w:rFonts w:ascii="Times New Roman" w:hAnsi="Times New Roman" w:cs="Times New Roman"/>
          <w:sz w:val="24"/>
          <w:szCs w:val="24"/>
        </w:rPr>
        <w:t xml:space="preserve">for </w:t>
      </w:r>
      <w:r w:rsidR="0070590C" w:rsidRPr="007A6A3E">
        <w:rPr>
          <w:rFonts w:ascii="Times New Roman" w:hAnsi="Times New Roman" w:cs="Times New Roman"/>
          <w:sz w:val="24"/>
          <w:szCs w:val="24"/>
        </w:rPr>
        <w:t>finger millet</w:t>
      </w:r>
      <w:r w:rsidR="0070590C">
        <w:rPr>
          <w:rFonts w:ascii="Times New Roman" w:hAnsi="Times New Roman" w:cs="Times New Roman"/>
          <w:sz w:val="24"/>
          <w:szCs w:val="24"/>
        </w:rPr>
        <w:t>,</w:t>
      </w:r>
      <w:r w:rsidR="0070590C" w:rsidRPr="007A6A3E">
        <w:rPr>
          <w:rFonts w:ascii="Times New Roman" w:hAnsi="Times New Roman" w:cs="Times New Roman"/>
          <w:sz w:val="24"/>
          <w:szCs w:val="24"/>
        </w:rPr>
        <w:t xml:space="preserve"> </w:t>
      </w:r>
      <w:r w:rsidR="00417A18">
        <w:rPr>
          <w:rFonts w:ascii="Times New Roman" w:hAnsi="Times New Roman" w:cs="Times New Roman"/>
          <w:sz w:val="24"/>
          <w:szCs w:val="24"/>
        </w:rPr>
        <w:t>between 96-2300m elevation</w:t>
      </w:r>
      <w:r w:rsidR="0070590C">
        <w:rPr>
          <w:rFonts w:ascii="Times New Roman" w:hAnsi="Times New Roman" w:cs="Times New Roman"/>
          <w:sz w:val="24"/>
          <w:szCs w:val="24"/>
        </w:rPr>
        <w:t>, though only 4.5% (2636km</w:t>
      </w:r>
      <w:r w:rsidR="0070590C" w:rsidRPr="00BA5FA6">
        <w:rPr>
          <w:rFonts w:ascii="Times New Roman" w:hAnsi="Times New Roman" w:cs="Times New Roman"/>
          <w:sz w:val="24"/>
          <w:szCs w:val="24"/>
          <w:vertAlign w:val="superscript"/>
        </w:rPr>
        <w:t>2</w:t>
      </w:r>
      <w:r w:rsidR="0070590C">
        <w:rPr>
          <w:rFonts w:ascii="Times New Roman" w:hAnsi="Times New Roman" w:cs="Times New Roman"/>
          <w:sz w:val="24"/>
          <w:szCs w:val="24"/>
        </w:rPr>
        <w:t>) of most suitable land is und</w:t>
      </w:r>
      <w:r w:rsidR="009F060B">
        <w:rPr>
          <w:rFonts w:ascii="Times New Roman" w:hAnsi="Times New Roman" w:cs="Times New Roman"/>
          <w:sz w:val="24"/>
          <w:szCs w:val="24"/>
        </w:rPr>
        <w:t xml:space="preserve">er cultivation at present </w:t>
      </w:r>
      <w:r w:rsidR="0070590C" w:rsidRPr="007A6A3E">
        <w:rPr>
          <w:rFonts w:ascii="Times New Roman" w:hAnsi="Times New Roman" w:cs="Times New Roman"/>
          <w:sz w:val="24"/>
          <w:szCs w:val="24"/>
        </w:rPr>
        <w:t>. Simila</w:t>
      </w:r>
      <w:r w:rsidR="0070590C">
        <w:rPr>
          <w:rFonts w:ascii="Times New Roman" w:hAnsi="Times New Roman" w:cs="Times New Roman"/>
          <w:sz w:val="24"/>
          <w:szCs w:val="24"/>
        </w:rPr>
        <w:t>rly, eastern and central parts of Nepal have</w:t>
      </w:r>
      <w:r w:rsidR="0070590C" w:rsidRPr="007A6A3E">
        <w:rPr>
          <w:rFonts w:ascii="Times New Roman" w:hAnsi="Times New Roman" w:cs="Times New Roman"/>
          <w:sz w:val="24"/>
          <w:szCs w:val="24"/>
        </w:rPr>
        <w:t xml:space="preserve"> more suitable</w:t>
      </w:r>
      <w:r w:rsidR="0070590C">
        <w:rPr>
          <w:rFonts w:ascii="Times New Roman" w:hAnsi="Times New Roman" w:cs="Times New Roman"/>
          <w:sz w:val="24"/>
          <w:szCs w:val="24"/>
        </w:rPr>
        <w:t xml:space="preserve"> areas</w:t>
      </w:r>
      <w:r w:rsidR="0070590C" w:rsidRPr="007A6A3E">
        <w:rPr>
          <w:rFonts w:ascii="Times New Roman" w:hAnsi="Times New Roman" w:cs="Times New Roman"/>
          <w:sz w:val="24"/>
          <w:szCs w:val="24"/>
        </w:rPr>
        <w:t xml:space="preserve"> than western </w:t>
      </w:r>
      <w:r w:rsidR="0070590C">
        <w:rPr>
          <w:rFonts w:ascii="Times New Roman" w:hAnsi="Times New Roman" w:cs="Times New Roman"/>
          <w:sz w:val="24"/>
          <w:szCs w:val="24"/>
        </w:rPr>
        <w:t>part</w:t>
      </w:r>
      <w:r w:rsidR="00417A18">
        <w:rPr>
          <w:rFonts w:ascii="Times New Roman" w:hAnsi="Times New Roman" w:cs="Times New Roman"/>
          <w:sz w:val="24"/>
          <w:szCs w:val="24"/>
        </w:rPr>
        <w:t>s</w:t>
      </w:r>
      <w:r w:rsidR="0070590C" w:rsidRPr="007A6A3E">
        <w:rPr>
          <w:rFonts w:ascii="Times New Roman" w:hAnsi="Times New Roman" w:cs="Times New Roman"/>
          <w:sz w:val="24"/>
          <w:szCs w:val="24"/>
        </w:rPr>
        <w:t xml:space="preserve">. Our </w:t>
      </w:r>
      <w:r w:rsidR="0070590C">
        <w:rPr>
          <w:rFonts w:ascii="Times New Roman" w:hAnsi="Times New Roman" w:cs="Times New Roman"/>
          <w:sz w:val="24"/>
          <w:szCs w:val="24"/>
        </w:rPr>
        <w:t xml:space="preserve">research </w:t>
      </w:r>
      <w:r w:rsidR="0070590C" w:rsidRPr="007A6A3E">
        <w:rPr>
          <w:rFonts w:ascii="Times New Roman" w:hAnsi="Times New Roman" w:cs="Times New Roman"/>
          <w:sz w:val="24"/>
          <w:szCs w:val="24"/>
        </w:rPr>
        <w:t xml:space="preserve">clearly showed that </w:t>
      </w:r>
      <w:r w:rsidR="0070590C">
        <w:rPr>
          <w:rFonts w:ascii="Times New Roman" w:hAnsi="Times New Roman" w:cs="Times New Roman"/>
          <w:sz w:val="24"/>
          <w:szCs w:val="24"/>
        </w:rPr>
        <w:t xml:space="preserve">the </w:t>
      </w:r>
      <w:r w:rsidR="0070590C" w:rsidRPr="007A6A3E">
        <w:rPr>
          <w:rFonts w:ascii="Times New Roman" w:hAnsi="Times New Roman" w:cs="Times New Roman"/>
          <w:sz w:val="24"/>
          <w:szCs w:val="24"/>
        </w:rPr>
        <w:t>future climat</w:t>
      </w:r>
      <w:r w:rsidR="0070590C">
        <w:rPr>
          <w:rFonts w:ascii="Times New Roman" w:hAnsi="Times New Roman" w:cs="Times New Roman"/>
          <w:sz w:val="24"/>
          <w:szCs w:val="24"/>
        </w:rPr>
        <w:t>ic suitability of finger millet w</w:t>
      </w:r>
      <w:r w:rsidR="0070590C" w:rsidRPr="007A6A3E">
        <w:rPr>
          <w:rFonts w:ascii="Times New Roman" w:hAnsi="Times New Roman" w:cs="Times New Roman"/>
          <w:sz w:val="24"/>
          <w:szCs w:val="24"/>
        </w:rPr>
        <w:t>ould shrink</w:t>
      </w:r>
      <w:r w:rsidR="0070590C">
        <w:rPr>
          <w:rFonts w:ascii="Times New Roman" w:hAnsi="Times New Roman" w:cs="Times New Roman"/>
          <w:sz w:val="24"/>
          <w:szCs w:val="24"/>
        </w:rPr>
        <w:t xml:space="preserve"> to about 3-10% under different RCPs</w:t>
      </w:r>
      <w:r w:rsidR="0070590C" w:rsidRPr="007A6A3E">
        <w:rPr>
          <w:rFonts w:ascii="Times New Roman" w:hAnsi="Times New Roman" w:cs="Times New Roman"/>
          <w:sz w:val="24"/>
          <w:szCs w:val="24"/>
        </w:rPr>
        <w:t xml:space="preserve"> </w:t>
      </w:r>
      <w:r w:rsidR="0070590C">
        <w:rPr>
          <w:rFonts w:ascii="Times New Roman" w:hAnsi="Times New Roman" w:cs="Times New Roman"/>
          <w:sz w:val="24"/>
          <w:szCs w:val="24"/>
        </w:rPr>
        <w:t xml:space="preserve">from </w:t>
      </w:r>
      <w:r w:rsidR="0070590C" w:rsidRPr="007A6A3E">
        <w:rPr>
          <w:rFonts w:ascii="Times New Roman" w:hAnsi="Times New Roman" w:cs="Times New Roman"/>
          <w:sz w:val="24"/>
          <w:szCs w:val="24"/>
        </w:rPr>
        <w:t>Nepal</w:t>
      </w:r>
      <w:r w:rsidR="0070590C">
        <w:rPr>
          <w:rFonts w:ascii="Times New Roman" w:hAnsi="Times New Roman" w:cs="Times New Roman"/>
          <w:sz w:val="24"/>
          <w:szCs w:val="24"/>
        </w:rPr>
        <w:t xml:space="preserve"> in 2070 and 2-6% </w:t>
      </w:r>
      <w:r w:rsidR="00417A18">
        <w:rPr>
          <w:rFonts w:ascii="Times New Roman" w:hAnsi="Times New Roman" w:cs="Times New Roman"/>
          <w:sz w:val="24"/>
          <w:szCs w:val="24"/>
        </w:rPr>
        <w:t xml:space="preserve">additional </w:t>
      </w:r>
      <w:r w:rsidR="00EF7B1C">
        <w:rPr>
          <w:rFonts w:ascii="Times New Roman" w:hAnsi="Times New Roman" w:cs="Times New Roman"/>
          <w:sz w:val="24"/>
          <w:szCs w:val="24"/>
        </w:rPr>
        <w:t>suitable area will emerge</w:t>
      </w:r>
      <w:r w:rsidR="0070590C">
        <w:rPr>
          <w:rFonts w:ascii="Times New Roman" w:hAnsi="Times New Roman" w:cs="Times New Roman"/>
          <w:sz w:val="24"/>
          <w:szCs w:val="24"/>
        </w:rPr>
        <w:t xml:space="preserve"> due to changing scenarios of climatic variables</w:t>
      </w:r>
      <w:r w:rsidR="009F060B">
        <w:rPr>
          <w:rFonts w:ascii="Times New Roman" w:hAnsi="Times New Roman" w:cs="Times New Roman"/>
          <w:sz w:val="24"/>
          <w:szCs w:val="24"/>
        </w:rPr>
        <w:t xml:space="preserve">, averaging </w:t>
      </w:r>
      <w:r w:rsidR="004A0CCB">
        <w:rPr>
          <w:rFonts w:ascii="Times New Roman" w:hAnsi="Times New Roman" w:cs="Times New Roman"/>
          <w:sz w:val="24"/>
          <w:szCs w:val="24"/>
        </w:rPr>
        <w:t>3.5 to 6.9% loss of suitable area in 2050 and 0.4 to 7.6% in 2070</w:t>
      </w:r>
      <w:r w:rsidR="0070590C">
        <w:rPr>
          <w:rFonts w:ascii="Times New Roman" w:hAnsi="Times New Roman" w:cs="Times New Roman"/>
          <w:sz w:val="24"/>
          <w:szCs w:val="24"/>
        </w:rPr>
        <w:t>.</w:t>
      </w:r>
      <w:r w:rsidR="00BE7D6F">
        <w:rPr>
          <w:rFonts w:ascii="Times New Roman" w:hAnsi="Times New Roman" w:cs="Times New Roman"/>
          <w:sz w:val="24"/>
          <w:szCs w:val="24"/>
        </w:rPr>
        <w:t xml:space="preserve"> </w:t>
      </w:r>
      <w:r w:rsidR="00E330D0" w:rsidRPr="007A6A3E">
        <w:rPr>
          <w:rFonts w:ascii="Times New Roman" w:hAnsi="Times New Roman" w:cs="Times New Roman"/>
          <w:sz w:val="24"/>
          <w:szCs w:val="24"/>
        </w:rPr>
        <w:t xml:space="preserve">The </w:t>
      </w:r>
      <w:r w:rsidR="00CA3FB0">
        <w:rPr>
          <w:rFonts w:ascii="Times New Roman" w:hAnsi="Times New Roman" w:cs="Times New Roman"/>
          <w:sz w:val="24"/>
          <w:szCs w:val="24"/>
        </w:rPr>
        <w:t xml:space="preserve">suitable </w:t>
      </w:r>
      <w:r w:rsidR="00E330D0" w:rsidRPr="007A6A3E">
        <w:rPr>
          <w:rFonts w:ascii="Times New Roman" w:hAnsi="Times New Roman" w:cs="Times New Roman"/>
          <w:sz w:val="24"/>
          <w:szCs w:val="24"/>
        </w:rPr>
        <w:t xml:space="preserve">habitat will </w:t>
      </w:r>
      <w:r w:rsidR="004A0CCB">
        <w:rPr>
          <w:rFonts w:ascii="Times New Roman" w:hAnsi="Times New Roman" w:cs="Times New Roman"/>
          <w:sz w:val="24"/>
          <w:szCs w:val="24"/>
        </w:rPr>
        <w:t>decrease</w:t>
      </w:r>
      <w:r w:rsidR="00E330D0" w:rsidRPr="007A6A3E">
        <w:rPr>
          <w:rFonts w:ascii="Times New Roman" w:hAnsi="Times New Roman" w:cs="Times New Roman"/>
          <w:sz w:val="24"/>
          <w:szCs w:val="24"/>
        </w:rPr>
        <w:t xml:space="preserve"> </w:t>
      </w:r>
      <w:r w:rsidR="00CA3FB0">
        <w:rPr>
          <w:rFonts w:ascii="Times New Roman" w:hAnsi="Times New Roman" w:cs="Times New Roman"/>
          <w:sz w:val="24"/>
          <w:szCs w:val="24"/>
        </w:rPr>
        <w:t>in</w:t>
      </w:r>
      <w:r w:rsidR="00E330D0" w:rsidRPr="007A6A3E">
        <w:rPr>
          <w:rFonts w:ascii="Times New Roman" w:hAnsi="Times New Roman" w:cs="Times New Roman"/>
          <w:sz w:val="24"/>
          <w:szCs w:val="24"/>
        </w:rPr>
        <w:t xml:space="preserve"> </w:t>
      </w:r>
      <w:r w:rsidR="00D31472">
        <w:rPr>
          <w:rFonts w:ascii="Times New Roman" w:hAnsi="Times New Roman" w:cs="Times New Roman"/>
          <w:sz w:val="24"/>
          <w:szCs w:val="24"/>
        </w:rPr>
        <w:t xml:space="preserve">the </w:t>
      </w:r>
      <w:r w:rsidR="00E330D0" w:rsidRPr="007A6A3E">
        <w:rPr>
          <w:rFonts w:ascii="Times New Roman" w:hAnsi="Times New Roman" w:cs="Times New Roman"/>
          <w:sz w:val="24"/>
          <w:szCs w:val="24"/>
        </w:rPr>
        <w:t xml:space="preserve">western mountain region </w:t>
      </w:r>
      <w:r w:rsidR="00EF7B1C">
        <w:rPr>
          <w:rFonts w:ascii="Times New Roman" w:hAnsi="Times New Roman" w:cs="Times New Roman"/>
          <w:sz w:val="24"/>
          <w:szCs w:val="24"/>
        </w:rPr>
        <w:t>(</w:t>
      </w:r>
      <w:proofErr w:type="spellStart"/>
      <w:r w:rsidR="00EF7B1C">
        <w:rPr>
          <w:rFonts w:ascii="Times New Roman" w:hAnsi="Times New Roman" w:cs="Times New Roman"/>
          <w:sz w:val="24"/>
          <w:szCs w:val="24"/>
        </w:rPr>
        <w:t>Karnali</w:t>
      </w:r>
      <w:proofErr w:type="spellEnd"/>
      <w:r w:rsidR="00EF7B1C">
        <w:rPr>
          <w:rFonts w:ascii="Times New Roman" w:hAnsi="Times New Roman" w:cs="Times New Roman"/>
          <w:sz w:val="24"/>
          <w:szCs w:val="24"/>
        </w:rPr>
        <w:t xml:space="preserve"> and </w:t>
      </w:r>
      <w:proofErr w:type="spellStart"/>
      <w:r w:rsidR="00EF7B1C">
        <w:rPr>
          <w:rFonts w:ascii="Times New Roman" w:hAnsi="Times New Roman" w:cs="Times New Roman"/>
          <w:sz w:val="24"/>
          <w:szCs w:val="24"/>
        </w:rPr>
        <w:t>Mahakali</w:t>
      </w:r>
      <w:proofErr w:type="spellEnd"/>
      <w:r w:rsidR="00EF7B1C">
        <w:rPr>
          <w:rFonts w:ascii="Times New Roman" w:hAnsi="Times New Roman" w:cs="Times New Roman"/>
          <w:sz w:val="24"/>
          <w:szCs w:val="24"/>
        </w:rPr>
        <w:t xml:space="preserve"> zones) </w:t>
      </w:r>
      <w:r w:rsidR="00E330D0">
        <w:rPr>
          <w:rFonts w:ascii="Times New Roman" w:hAnsi="Times New Roman" w:cs="Times New Roman"/>
          <w:sz w:val="24"/>
          <w:szCs w:val="24"/>
        </w:rPr>
        <w:t>as compare</w:t>
      </w:r>
      <w:r w:rsidR="00D31472">
        <w:rPr>
          <w:rFonts w:ascii="Times New Roman" w:hAnsi="Times New Roman" w:cs="Times New Roman"/>
          <w:sz w:val="24"/>
          <w:szCs w:val="24"/>
        </w:rPr>
        <w:t>d</w:t>
      </w:r>
      <w:r w:rsidR="00E330D0">
        <w:rPr>
          <w:rFonts w:ascii="Times New Roman" w:hAnsi="Times New Roman" w:cs="Times New Roman"/>
          <w:sz w:val="24"/>
          <w:szCs w:val="24"/>
        </w:rPr>
        <w:t xml:space="preserve"> to other parts of the country</w:t>
      </w:r>
      <w:r w:rsidR="00EF7B1C">
        <w:rPr>
          <w:rFonts w:ascii="Times New Roman" w:hAnsi="Times New Roman" w:cs="Times New Roman"/>
          <w:sz w:val="24"/>
          <w:szCs w:val="24"/>
        </w:rPr>
        <w:t>.</w:t>
      </w:r>
    </w:p>
    <w:p w14:paraId="716643D7" w14:textId="77777777" w:rsidR="004A0CCB" w:rsidRDefault="004A0CCB" w:rsidP="00EF7B1C">
      <w:pPr>
        <w:autoSpaceDE w:val="0"/>
        <w:autoSpaceDN w:val="0"/>
        <w:adjustRightInd w:val="0"/>
        <w:spacing w:after="0" w:line="360" w:lineRule="auto"/>
        <w:jc w:val="both"/>
        <w:rPr>
          <w:rFonts w:ascii="Times New Roman" w:hAnsi="Times New Roman" w:cs="Times New Roman"/>
          <w:sz w:val="24"/>
          <w:szCs w:val="24"/>
        </w:rPr>
      </w:pPr>
    </w:p>
    <w:p w14:paraId="7B45777A" w14:textId="77777777" w:rsidR="00EF7B1C" w:rsidRDefault="00EF7B1C" w:rsidP="00EF7B1C">
      <w:pPr>
        <w:autoSpaceDE w:val="0"/>
        <w:autoSpaceDN w:val="0"/>
        <w:adjustRightInd w:val="0"/>
        <w:spacing w:after="0" w:line="360" w:lineRule="auto"/>
        <w:jc w:val="both"/>
        <w:rPr>
          <w:rFonts w:ascii="Times New Roman" w:hAnsi="Times New Roman" w:cs="Times New Roman"/>
          <w:sz w:val="24"/>
          <w:szCs w:val="24"/>
        </w:rPr>
      </w:pPr>
    </w:p>
    <w:p w14:paraId="33058493" w14:textId="77777777" w:rsidR="00A458C2" w:rsidRDefault="00EF7B1C" w:rsidP="00EF7B1C">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w:t>
      </w:r>
      <w:r w:rsidR="00A458C2" w:rsidRPr="00A458C2">
        <w:rPr>
          <w:rFonts w:ascii="Times New Roman" w:hAnsi="Times New Roman" w:cs="Times New Roman"/>
          <w:b/>
          <w:bCs/>
          <w:sz w:val="24"/>
          <w:szCs w:val="24"/>
        </w:rPr>
        <w:t>CKNOWLEDGEMENT</w:t>
      </w:r>
      <w:r w:rsidR="00D31472">
        <w:rPr>
          <w:rFonts w:ascii="Times New Roman" w:hAnsi="Times New Roman" w:cs="Times New Roman"/>
          <w:b/>
          <w:bCs/>
          <w:sz w:val="24"/>
          <w:szCs w:val="24"/>
        </w:rPr>
        <w:t>S</w:t>
      </w:r>
    </w:p>
    <w:p w14:paraId="75BBBB9D" w14:textId="77777777" w:rsidR="00A458C2" w:rsidRDefault="00A458C2" w:rsidP="002716E5">
      <w:pPr>
        <w:autoSpaceDE w:val="0"/>
        <w:autoSpaceDN w:val="0"/>
        <w:adjustRightInd w:val="0"/>
        <w:spacing w:after="0" w:line="360" w:lineRule="auto"/>
        <w:jc w:val="both"/>
        <w:rPr>
          <w:rFonts w:ascii="Times New Roman" w:hAnsi="Times New Roman" w:cs="Times New Roman"/>
          <w:sz w:val="24"/>
          <w:szCs w:val="24"/>
        </w:rPr>
      </w:pPr>
      <w:r w:rsidRPr="00F71C26">
        <w:rPr>
          <w:rFonts w:ascii="Times New Roman" w:hAnsi="Times New Roman" w:cs="Times New Roman"/>
          <w:sz w:val="24"/>
          <w:szCs w:val="24"/>
        </w:rPr>
        <w:t xml:space="preserve">This work was supported by Feed the Future Innovation Lab for Integrated Pest Management funded by the United States Agency for International Development (USAID) under the Cooperative Agreement No. AID-OAA-L-15-00001. </w:t>
      </w:r>
      <w:r w:rsidR="002D74E4">
        <w:rPr>
          <w:rFonts w:ascii="Times New Roman" w:hAnsi="Times New Roman" w:cs="Times New Roman"/>
          <w:sz w:val="24"/>
          <w:szCs w:val="24"/>
        </w:rPr>
        <w:t xml:space="preserve">We are thankful </w:t>
      </w:r>
      <w:r w:rsidR="00381B63">
        <w:rPr>
          <w:rFonts w:ascii="Times New Roman" w:hAnsi="Times New Roman" w:cs="Times New Roman"/>
          <w:sz w:val="24"/>
          <w:szCs w:val="24"/>
        </w:rPr>
        <w:t xml:space="preserve">to </w:t>
      </w:r>
      <w:r w:rsidR="002D74E4">
        <w:rPr>
          <w:rFonts w:ascii="Times New Roman" w:hAnsi="Times New Roman" w:cs="Times New Roman"/>
          <w:sz w:val="24"/>
          <w:szCs w:val="24"/>
        </w:rPr>
        <w:t>Dr. Deep Narayan Shah for his</w:t>
      </w:r>
      <w:r w:rsidRPr="00F71C26">
        <w:rPr>
          <w:rFonts w:ascii="Times New Roman" w:hAnsi="Times New Roman" w:cs="Times New Roman"/>
          <w:sz w:val="24"/>
          <w:szCs w:val="24"/>
        </w:rPr>
        <w:t xml:space="preserve"> </w:t>
      </w:r>
      <w:r w:rsidR="00381B63">
        <w:rPr>
          <w:rFonts w:ascii="Times New Roman" w:hAnsi="Times New Roman" w:cs="Times New Roman"/>
          <w:sz w:val="24"/>
          <w:szCs w:val="24"/>
        </w:rPr>
        <w:t xml:space="preserve">support and technical advice during the preparation of world </w:t>
      </w:r>
      <w:proofErr w:type="spellStart"/>
      <w:r w:rsidR="00381B63">
        <w:rPr>
          <w:rFonts w:ascii="Times New Roman" w:hAnsi="Times New Roman" w:cs="Times New Roman"/>
          <w:sz w:val="24"/>
          <w:szCs w:val="24"/>
        </w:rPr>
        <w:t>clim</w:t>
      </w:r>
      <w:proofErr w:type="spellEnd"/>
      <w:r w:rsidR="00381B63">
        <w:rPr>
          <w:rFonts w:ascii="Times New Roman" w:hAnsi="Times New Roman" w:cs="Times New Roman"/>
          <w:sz w:val="24"/>
          <w:szCs w:val="24"/>
        </w:rPr>
        <w:t xml:space="preserve"> data</w:t>
      </w:r>
      <w:r w:rsidRPr="00F71C26">
        <w:rPr>
          <w:rFonts w:ascii="Times New Roman" w:hAnsi="Times New Roman" w:cs="Times New Roman"/>
          <w:sz w:val="24"/>
          <w:szCs w:val="24"/>
        </w:rPr>
        <w:t xml:space="preserve">. </w:t>
      </w:r>
      <w:r w:rsidR="00F71C26" w:rsidRPr="00F71C26">
        <w:rPr>
          <w:rFonts w:ascii="Times New Roman" w:hAnsi="Times New Roman" w:cs="Times New Roman"/>
          <w:sz w:val="24"/>
          <w:szCs w:val="24"/>
        </w:rPr>
        <w:t>Thanks</w:t>
      </w:r>
      <w:r w:rsidR="002D74E4">
        <w:rPr>
          <w:rFonts w:ascii="Times New Roman" w:hAnsi="Times New Roman" w:cs="Times New Roman"/>
          <w:sz w:val="24"/>
          <w:szCs w:val="24"/>
        </w:rPr>
        <w:t xml:space="preserve"> </w:t>
      </w:r>
      <w:r w:rsidR="00F71C26" w:rsidRPr="00F71C26">
        <w:rPr>
          <w:rFonts w:ascii="Times New Roman" w:hAnsi="Times New Roman" w:cs="Times New Roman"/>
          <w:sz w:val="24"/>
          <w:szCs w:val="24"/>
        </w:rPr>
        <w:t>to Scientist Deepa Singh</w:t>
      </w:r>
      <w:r w:rsidR="00377A94">
        <w:rPr>
          <w:rFonts w:ascii="Times New Roman" w:hAnsi="Times New Roman" w:cs="Times New Roman"/>
          <w:sz w:val="24"/>
          <w:szCs w:val="24"/>
        </w:rPr>
        <w:t>,</w:t>
      </w:r>
      <w:r w:rsidR="00C525B1">
        <w:rPr>
          <w:rFonts w:ascii="Times New Roman" w:hAnsi="Times New Roman" w:cs="Times New Roman"/>
          <w:sz w:val="24"/>
          <w:szCs w:val="24"/>
        </w:rPr>
        <w:t xml:space="preserve"> </w:t>
      </w:r>
      <w:r w:rsidR="00F71C26" w:rsidRPr="00F71C26">
        <w:rPr>
          <w:rFonts w:ascii="Times New Roman" w:hAnsi="Times New Roman" w:cs="Times New Roman"/>
          <w:sz w:val="24"/>
          <w:szCs w:val="24"/>
        </w:rPr>
        <w:t>National Agriculture Genetic</w:t>
      </w:r>
      <w:r w:rsidR="00EF7B1C">
        <w:rPr>
          <w:rFonts w:ascii="Times New Roman" w:hAnsi="Times New Roman" w:cs="Times New Roman"/>
          <w:sz w:val="24"/>
          <w:szCs w:val="24"/>
        </w:rPr>
        <w:t xml:space="preserve"> Resource Centre (NAGRC), Gene B</w:t>
      </w:r>
      <w:r w:rsidR="00F71C26" w:rsidRPr="00F71C26">
        <w:rPr>
          <w:rFonts w:ascii="Times New Roman" w:hAnsi="Times New Roman" w:cs="Times New Roman"/>
          <w:sz w:val="24"/>
          <w:szCs w:val="24"/>
        </w:rPr>
        <w:t xml:space="preserve">ank, </w:t>
      </w:r>
      <w:proofErr w:type="spellStart"/>
      <w:r w:rsidR="00F71C26" w:rsidRPr="00F71C26">
        <w:rPr>
          <w:rFonts w:ascii="Times New Roman" w:hAnsi="Times New Roman" w:cs="Times New Roman"/>
          <w:sz w:val="24"/>
          <w:szCs w:val="24"/>
        </w:rPr>
        <w:t>Khumaltar</w:t>
      </w:r>
      <w:proofErr w:type="spellEnd"/>
      <w:r w:rsidR="00F71C26" w:rsidRPr="00F71C26">
        <w:rPr>
          <w:rFonts w:ascii="Times New Roman" w:hAnsi="Times New Roman" w:cs="Times New Roman"/>
          <w:sz w:val="24"/>
          <w:szCs w:val="24"/>
        </w:rPr>
        <w:t xml:space="preserve"> for providing </w:t>
      </w:r>
      <w:r w:rsidR="00381B63">
        <w:rPr>
          <w:rFonts w:ascii="Times New Roman" w:hAnsi="Times New Roman" w:cs="Times New Roman"/>
          <w:sz w:val="24"/>
          <w:szCs w:val="24"/>
        </w:rPr>
        <w:t>occurrence</w:t>
      </w:r>
      <w:r w:rsidR="00F71C26" w:rsidRPr="00F71C26">
        <w:rPr>
          <w:rFonts w:ascii="Times New Roman" w:hAnsi="Times New Roman" w:cs="Times New Roman"/>
          <w:sz w:val="24"/>
          <w:szCs w:val="24"/>
        </w:rPr>
        <w:t xml:space="preserve"> points of finger </w:t>
      </w:r>
      <w:r w:rsidR="00F71C26">
        <w:rPr>
          <w:rFonts w:ascii="Times New Roman" w:hAnsi="Times New Roman" w:cs="Times New Roman"/>
          <w:sz w:val="24"/>
          <w:szCs w:val="24"/>
        </w:rPr>
        <w:t>millet.</w:t>
      </w:r>
    </w:p>
    <w:p w14:paraId="3E19696D" w14:textId="77777777" w:rsidR="0070590C" w:rsidRDefault="0070590C" w:rsidP="0070590C">
      <w:pPr>
        <w:spacing w:line="240" w:lineRule="atLeast"/>
        <w:rPr>
          <w:rFonts w:ascii="Times New Roman" w:hAnsi="Times New Roman" w:cs="Times New Roman"/>
          <w:b/>
          <w:sz w:val="24"/>
          <w:szCs w:val="24"/>
        </w:rPr>
      </w:pPr>
    </w:p>
    <w:p w14:paraId="6FEE49F2" w14:textId="77777777" w:rsidR="008620CB" w:rsidRPr="0057769F" w:rsidRDefault="008620CB" w:rsidP="008620CB">
      <w:pPr>
        <w:spacing w:line="240" w:lineRule="atLeast"/>
        <w:rPr>
          <w:rFonts w:ascii="Times New Roman" w:hAnsi="Times New Roman" w:cs="Times New Roman"/>
          <w:b/>
          <w:color w:val="000000" w:themeColor="text1"/>
          <w:sz w:val="24"/>
          <w:szCs w:val="24"/>
        </w:rPr>
      </w:pPr>
      <w:r w:rsidRPr="0057769F">
        <w:rPr>
          <w:rFonts w:ascii="Times New Roman" w:hAnsi="Times New Roman" w:cs="Times New Roman"/>
          <w:b/>
          <w:color w:val="000000" w:themeColor="text1"/>
          <w:sz w:val="24"/>
          <w:szCs w:val="24"/>
        </w:rPr>
        <w:t>References:</w:t>
      </w:r>
    </w:p>
    <w:p w14:paraId="2397B078"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13"/>
        </w:rPr>
        <w:t>Allouche</w:t>
      </w:r>
      <w:proofErr w:type="spellEnd"/>
      <w:r w:rsidRPr="0057769F">
        <w:rPr>
          <w:rFonts w:ascii="Times New Roman" w:hAnsi="Times New Roman" w:cs="Times New Roman"/>
          <w:color w:val="000000" w:themeColor="text1"/>
          <w:sz w:val="24"/>
          <w:szCs w:val="13"/>
        </w:rPr>
        <w:t xml:space="preserve">, O., </w:t>
      </w:r>
      <w:proofErr w:type="spellStart"/>
      <w:r w:rsidRPr="0057769F">
        <w:rPr>
          <w:rFonts w:ascii="Times New Roman" w:hAnsi="Times New Roman" w:cs="Times New Roman"/>
          <w:color w:val="000000" w:themeColor="text1"/>
          <w:sz w:val="24"/>
          <w:szCs w:val="13"/>
        </w:rPr>
        <w:t>Tsoar</w:t>
      </w:r>
      <w:proofErr w:type="spellEnd"/>
      <w:r w:rsidRPr="0057769F">
        <w:rPr>
          <w:rFonts w:ascii="Times New Roman" w:hAnsi="Times New Roman" w:cs="Times New Roman"/>
          <w:color w:val="000000" w:themeColor="text1"/>
          <w:sz w:val="24"/>
          <w:szCs w:val="13"/>
        </w:rPr>
        <w:t xml:space="preserve">, A. and </w:t>
      </w:r>
      <w:proofErr w:type="spellStart"/>
      <w:r w:rsidRPr="0057769F">
        <w:rPr>
          <w:rFonts w:ascii="Times New Roman" w:hAnsi="Times New Roman" w:cs="Times New Roman"/>
          <w:color w:val="000000" w:themeColor="text1"/>
          <w:sz w:val="24"/>
          <w:szCs w:val="13"/>
        </w:rPr>
        <w:t>Kadmon</w:t>
      </w:r>
      <w:proofErr w:type="spellEnd"/>
      <w:r w:rsidRPr="0057769F">
        <w:rPr>
          <w:rFonts w:ascii="Times New Roman" w:hAnsi="Times New Roman" w:cs="Times New Roman"/>
          <w:color w:val="000000" w:themeColor="text1"/>
          <w:sz w:val="24"/>
          <w:szCs w:val="13"/>
        </w:rPr>
        <w:t xml:space="preserve">, R. 2006. Assessing the accuracy of species distribution models: prevalence, kappa and the true skill statistic (TSS). </w:t>
      </w:r>
      <w:r w:rsidRPr="0057769F">
        <w:rPr>
          <w:rFonts w:ascii="Times New Roman" w:hAnsi="Times New Roman" w:cs="Times New Roman"/>
          <w:i/>
          <w:color w:val="000000" w:themeColor="text1"/>
          <w:sz w:val="24"/>
          <w:szCs w:val="13"/>
        </w:rPr>
        <w:t>J. Appl. Ecol.</w:t>
      </w:r>
      <w:r w:rsidRPr="0057769F">
        <w:rPr>
          <w:rFonts w:ascii="Times New Roman" w:hAnsi="Times New Roman" w:cs="Times New Roman"/>
          <w:color w:val="000000" w:themeColor="text1"/>
          <w:sz w:val="24"/>
          <w:szCs w:val="13"/>
        </w:rPr>
        <w:t xml:space="preserve"> 43 (6), 1223–1232.</w:t>
      </w:r>
    </w:p>
    <w:p w14:paraId="0D59A046"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Amagain</w:t>
      </w:r>
      <w:proofErr w:type="spellEnd"/>
      <w:r w:rsidRPr="0057769F">
        <w:rPr>
          <w:rFonts w:ascii="Times New Roman" w:hAnsi="Times New Roman" w:cs="Times New Roman"/>
          <w:color w:val="000000" w:themeColor="text1"/>
          <w:sz w:val="24"/>
          <w:szCs w:val="24"/>
        </w:rPr>
        <w:t xml:space="preserve">, R.B., Chhetri, T.B., </w:t>
      </w:r>
      <w:proofErr w:type="spellStart"/>
      <w:r w:rsidRPr="0057769F">
        <w:rPr>
          <w:rFonts w:ascii="Times New Roman" w:hAnsi="Times New Roman" w:cs="Times New Roman"/>
          <w:color w:val="000000" w:themeColor="text1"/>
          <w:sz w:val="24"/>
          <w:szCs w:val="24"/>
        </w:rPr>
        <w:t>Budhathoki</w:t>
      </w:r>
      <w:proofErr w:type="spellEnd"/>
      <w:r w:rsidRPr="0057769F">
        <w:rPr>
          <w:rFonts w:ascii="Times New Roman" w:hAnsi="Times New Roman" w:cs="Times New Roman"/>
          <w:color w:val="000000" w:themeColor="text1"/>
          <w:sz w:val="24"/>
          <w:szCs w:val="24"/>
        </w:rPr>
        <w:t xml:space="preserve">, M.P., </w:t>
      </w:r>
      <w:proofErr w:type="spellStart"/>
      <w:r w:rsidRPr="0057769F">
        <w:rPr>
          <w:rFonts w:ascii="Times New Roman" w:hAnsi="Times New Roman" w:cs="Times New Roman"/>
          <w:color w:val="000000" w:themeColor="text1"/>
          <w:sz w:val="24"/>
          <w:szCs w:val="24"/>
        </w:rPr>
        <w:t>Khatiwada</w:t>
      </w:r>
      <w:proofErr w:type="spellEnd"/>
      <w:r w:rsidRPr="0057769F">
        <w:rPr>
          <w:rFonts w:ascii="Times New Roman" w:hAnsi="Times New Roman" w:cs="Times New Roman"/>
          <w:color w:val="000000" w:themeColor="text1"/>
          <w:sz w:val="24"/>
          <w:szCs w:val="24"/>
        </w:rPr>
        <w:t xml:space="preserve">, S.P. and </w:t>
      </w:r>
      <w:proofErr w:type="spellStart"/>
      <w:r w:rsidRPr="0057769F">
        <w:rPr>
          <w:rFonts w:ascii="Times New Roman" w:hAnsi="Times New Roman" w:cs="Times New Roman"/>
          <w:color w:val="000000" w:themeColor="text1"/>
          <w:sz w:val="24"/>
          <w:szCs w:val="24"/>
        </w:rPr>
        <w:t>Mudwari</w:t>
      </w:r>
      <w:proofErr w:type="spellEnd"/>
      <w:r w:rsidRPr="0057769F">
        <w:rPr>
          <w:rFonts w:ascii="Times New Roman" w:hAnsi="Times New Roman" w:cs="Times New Roman"/>
          <w:color w:val="000000" w:themeColor="text1"/>
          <w:sz w:val="24"/>
          <w:szCs w:val="24"/>
        </w:rPr>
        <w:t xml:space="preserve">, A. 2014. Variation on </w:t>
      </w:r>
      <w:proofErr w:type="spellStart"/>
      <w:r w:rsidRPr="0057769F">
        <w:rPr>
          <w:rFonts w:ascii="Times New Roman" w:hAnsi="Times New Roman" w:cs="Times New Roman"/>
          <w:color w:val="000000" w:themeColor="text1"/>
          <w:sz w:val="24"/>
          <w:szCs w:val="24"/>
        </w:rPr>
        <w:t>agro</w:t>
      </w:r>
      <w:proofErr w:type="spellEnd"/>
      <w:r w:rsidRPr="0057769F">
        <w:rPr>
          <w:rFonts w:ascii="Times New Roman" w:hAnsi="Times New Roman" w:cs="Times New Roman"/>
          <w:color w:val="000000" w:themeColor="text1"/>
          <w:sz w:val="24"/>
          <w:szCs w:val="24"/>
        </w:rPr>
        <w:t xml:space="preserve">-morphological characteristics among Nepalese finger millet germplasm. </w:t>
      </w:r>
      <w:r w:rsidRPr="0057769F">
        <w:rPr>
          <w:rFonts w:ascii="Times New Roman" w:hAnsi="Times New Roman" w:cs="Times New Roman"/>
          <w:i/>
          <w:iCs/>
          <w:color w:val="000000" w:themeColor="text1"/>
          <w:sz w:val="24"/>
          <w:szCs w:val="24"/>
        </w:rPr>
        <w:t xml:space="preserve">Proceedings of the 27th National Summer crops workshop </w:t>
      </w:r>
      <w:r w:rsidRPr="0057769F">
        <w:rPr>
          <w:rFonts w:ascii="Times New Roman" w:hAnsi="Times New Roman" w:cs="Times New Roman"/>
          <w:color w:val="000000" w:themeColor="text1"/>
          <w:sz w:val="24"/>
          <w:szCs w:val="24"/>
        </w:rPr>
        <w:t xml:space="preserve">(Vol. 2), Nepal Agriculture Research Council, </w:t>
      </w:r>
      <w:proofErr w:type="spellStart"/>
      <w:r w:rsidRPr="0057769F">
        <w:rPr>
          <w:rFonts w:ascii="Times New Roman" w:hAnsi="Times New Roman" w:cs="Times New Roman"/>
          <w:color w:val="000000" w:themeColor="text1"/>
          <w:sz w:val="24"/>
          <w:szCs w:val="24"/>
        </w:rPr>
        <w:t>Khumaltar</w:t>
      </w:r>
      <w:proofErr w:type="spellEnd"/>
      <w:r w:rsidRPr="0057769F">
        <w:rPr>
          <w:rFonts w:ascii="Times New Roman" w:hAnsi="Times New Roman" w:cs="Times New Roman"/>
          <w:color w:val="000000" w:themeColor="text1"/>
          <w:sz w:val="24"/>
          <w:szCs w:val="24"/>
        </w:rPr>
        <w:t xml:space="preserve">  Lalitpur, Nepal.</w:t>
      </w:r>
    </w:p>
    <w:p w14:paraId="42664524"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Boria</w:t>
      </w:r>
      <w:proofErr w:type="spellEnd"/>
      <w:r w:rsidRPr="0057769F">
        <w:rPr>
          <w:rFonts w:ascii="Times New Roman" w:hAnsi="Times New Roman" w:cs="Times New Roman"/>
          <w:color w:val="000000" w:themeColor="text1"/>
          <w:sz w:val="24"/>
          <w:szCs w:val="24"/>
        </w:rPr>
        <w:t xml:space="preserve">, R.A., Olson, L.E., Goodman, S.M. and Anderson, R.P.2014. Spatial filtering to reduce sampling bias can improve the performance of ecological niche models. </w:t>
      </w:r>
      <w:r w:rsidRPr="0057769F">
        <w:rPr>
          <w:rFonts w:ascii="Times New Roman" w:hAnsi="Times New Roman" w:cs="Times New Roman"/>
          <w:i/>
          <w:color w:val="000000" w:themeColor="text1"/>
          <w:sz w:val="24"/>
          <w:szCs w:val="24"/>
        </w:rPr>
        <w:t>Ecological modelling</w:t>
      </w:r>
      <w:r w:rsidRPr="0057769F">
        <w:rPr>
          <w:rFonts w:ascii="Times New Roman" w:hAnsi="Times New Roman" w:cs="Times New Roman"/>
          <w:color w:val="000000" w:themeColor="text1"/>
          <w:sz w:val="24"/>
          <w:szCs w:val="24"/>
        </w:rPr>
        <w:t>.275:73-77.</w:t>
      </w:r>
    </w:p>
    <w:p w14:paraId="68775A41"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Clarke, L., Edmonds, J., Jacoby, H., Pitcher, H., Reilly, J. and </w:t>
      </w:r>
      <w:proofErr w:type="spellStart"/>
      <w:r w:rsidRPr="0057769F">
        <w:rPr>
          <w:rFonts w:ascii="Times New Roman" w:hAnsi="Times New Roman" w:cs="Times New Roman"/>
          <w:color w:val="000000" w:themeColor="text1"/>
          <w:sz w:val="24"/>
          <w:szCs w:val="24"/>
        </w:rPr>
        <w:t>Richels</w:t>
      </w:r>
      <w:proofErr w:type="spellEnd"/>
      <w:r w:rsidRPr="0057769F">
        <w:rPr>
          <w:rFonts w:ascii="Times New Roman" w:hAnsi="Times New Roman" w:cs="Times New Roman"/>
          <w:color w:val="000000" w:themeColor="text1"/>
          <w:sz w:val="24"/>
          <w:szCs w:val="24"/>
        </w:rPr>
        <w:t>, R.2007.  Scenarios of Greenhouse Gas Emissions and Atmospheric Concentrations. Sub-report 2.1 A of Synthesis and Assessment Product 2.1 by the U.S. Climate Change Science Program and the Subcommittee on Global Change Research. Department of Energy, Office of Biological &amp; Environmental Research, Washington DC, USA. pp. 154.</w:t>
      </w:r>
    </w:p>
    <w:p w14:paraId="45CE6A32"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Death, G. and K. E. </w:t>
      </w:r>
      <w:proofErr w:type="spellStart"/>
      <w:r w:rsidRPr="0057769F">
        <w:rPr>
          <w:rFonts w:ascii="Times New Roman" w:hAnsi="Times New Roman" w:cs="Times New Roman"/>
          <w:color w:val="000000" w:themeColor="text1"/>
          <w:sz w:val="24"/>
          <w:szCs w:val="24"/>
        </w:rPr>
        <w:t>Fabricius</w:t>
      </w:r>
      <w:proofErr w:type="spellEnd"/>
      <w:r w:rsidRPr="0057769F">
        <w:rPr>
          <w:rFonts w:ascii="Times New Roman" w:hAnsi="Times New Roman" w:cs="Times New Roman"/>
          <w:color w:val="000000" w:themeColor="text1"/>
          <w:sz w:val="24"/>
          <w:szCs w:val="24"/>
        </w:rPr>
        <w:t xml:space="preserve">. 2000. Classification and regression trees: a powerful yet simple technique for the analysis of complex ecological data. </w:t>
      </w:r>
      <w:r w:rsidRPr="0057769F">
        <w:rPr>
          <w:rFonts w:ascii="Times New Roman" w:hAnsi="Times New Roman" w:cs="Times New Roman"/>
          <w:i/>
          <w:iCs/>
          <w:color w:val="000000" w:themeColor="text1"/>
          <w:sz w:val="24"/>
          <w:szCs w:val="24"/>
        </w:rPr>
        <w:t>Ecology</w:t>
      </w:r>
      <w:r w:rsidRPr="0057769F">
        <w:rPr>
          <w:rFonts w:ascii="Times New Roman" w:hAnsi="Times New Roman" w:cs="Times New Roman"/>
          <w:color w:val="000000" w:themeColor="text1"/>
          <w:sz w:val="24"/>
          <w:szCs w:val="24"/>
        </w:rPr>
        <w:t xml:space="preserve"> 81: 3178-3192.</w:t>
      </w:r>
    </w:p>
    <w:p w14:paraId="1ACCE04D"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Førland</w:t>
      </w:r>
      <w:proofErr w:type="spellEnd"/>
      <w:r w:rsidRPr="0057769F">
        <w:rPr>
          <w:rFonts w:ascii="Times New Roman" w:hAnsi="Times New Roman" w:cs="Times New Roman"/>
          <w:color w:val="000000" w:themeColor="text1"/>
          <w:sz w:val="24"/>
          <w:szCs w:val="24"/>
        </w:rPr>
        <w:t xml:space="preserve">, E.J., </w:t>
      </w:r>
      <w:proofErr w:type="spellStart"/>
      <w:r w:rsidRPr="0057769F">
        <w:rPr>
          <w:rFonts w:ascii="Times New Roman" w:hAnsi="Times New Roman" w:cs="Times New Roman"/>
          <w:color w:val="000000" w:themeColor="text1"/>
          <w:sz w:val="24"/>
          <w:szCs w:val="24"/>
        </w:rPr>
        <w:t>Skaugen</w:t>
      </w:r>
      <w:proofErr w:type="spellEnd"/>
      <w:r w:rsidRPr="0057769F">
        <w:rPr>
          <w:rFonts w:ascii="Times New Roman" w:hAnsi="Times New Roman" w:cs="Times New Roman"/>
          <w:color w:val="000000" w:themeColor="text1"/>
          <w:sz w:val="24"/>
          <w:szCs w:val="24"/>
        </w:rPr>
        <w:t xml:space="preserve">, T.E., </w:t>
      </w:r>
      <w:proofErr w:type="spellStart"/>
      <w:r w:rsidRPr="0057769F">
        <w:rPr>
          <w:rFonts w:ascii="Times New Roman" w:hAnsi="Times New Roman" w:cs="Times New Roman"/>
          <w:color w:val="000000" w:themeColor="text1"/>
          <w:sz w:val="24"/>
          <w:szCs w:val="24"/>
        </w:rPr>
        <w:t>Benestad</w:t>
      </w:r>
      <w:proofErr w:type="spellEnd"/>
      <w:r w:rsidRPr="0057769F">
        <w:rPr>
          <w:rFonts w:ascii="Times New Roman" w:hAnsi="Times New Roman" w:cs="Times New Roman"/>
          <w:color w:val="000000" w:themeColor="text1"/>
          <w:sz w:val="24"/>
          <w:szCs w:val="24"/>
        </w:rPr>
        <w:t xml:space="preserve">, R.E., Hanssen-Bauer, I. and </w:t>
      </w:r>
      <w:proofErr w:type="spellStart"/>
      <w:r w:rsidRPr="0057769F">
        <w:rPr>
          <w:rFonts w:ascii="Times New Roman" w:hAnsi="Times New Roman" w:cs="Times New Roman"/>
          <w:color w:val="000000" w:themeColor="text1"/>
          <w:sz w:val="24"/>
          <w:szCs w:val="24"/>
        </w:rPr>
        <w:t>Tveito</w:t>
      </w:r>
      <w:proofErr w:type="spellEnd"/>
      <w:r w:rsidRPr="0057769F">
        <w:rPr>
          <w:rFonts w:ascii="Times New Roman" w:hAnsi="Times New Roman" w:cs="Times New Roman"/>
          <w:color w:val="000000" w:themeColor="text1"/>
          <w:sz w:val="24"/>
          <w:szCs w:val="24"/>
        </w:rPr>
        <w:t xml:space="preserve">, O.E. 2004. Variations in thermal growing, heating, and freezing indices in the Nordic Arctic, 1900–2050. </w:t>
      </w:r>
      <w:proofErr w:type="spellStart"/>
      <w:r w:rsidRPr="0057769F">
        <w:rPr>
          <w:rFonts w:ascii="Times New Roman" w:hAnsi="Times New Roman" w:cs="Times New Roman"/>
          <w:color w:val="000000" w:themeColor="text1"/>
          <w:sz w:val="24"/>
          <w:szCs w:val="24"/>
        </w:rPr>
        <w:t>Arct</w:t>
      </w:r>
      <w:proofErr w:type="spellEnd"/>
      <w:r w:rsidRPr="0057769F">
        <w:rPr>
          <w:rFonts w:ascii="Times New Roman" w:hAnsi="Times New Roman" w:cs="Times New Roman"/>
          <w:color w:val="000000" w:themeColor="text1"/>
          <w:sz w:val="24"/>
          <w:szCs w:val="24"/>
        </w:rPr>
        <w:t xml:space="preserve"> </w:t>
      </w:r>
      <w:proofErr w:type="spellStart"/>
      <w:r w:rsidRPr="0057769F">
        <w:rPr>
          <w:rFonts w:ascii="Times New Roman" w:hAnsi="Times New Roman" w:cs="Times New Roman"/>
          <w:color w:val="000000" w:themeColor="text1"/>
          <w:sz w:val="24"/>
          <w:szCs w:val="24"/>
        </w:rPr>
        <w:t>Antarct</w:t>
      </w:r>
      <w:proofErr w:type="spellEnd"/>
      <w:r w:rsidRPr="0057769F">
        <w:rPr>
          <w:rFonts w:ascii="Times New Roman" w:hAnsi="Times New Roman" w:cs="Times New Roman"/>
          <w:color w:val="000000" w:themeColor="text1"/>
          <w:sz w:val="24"/>
          <w:szCs w:val="24"/>
        </w:rPr>
        <w:t xml:space="preserve"> Alp Res 36:347–356.</w:t>
      </w:r>
    </w:p>
    <w:p w14:paraId="40C59F2C"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
    <w:p w14:paraId="78783379"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lastRenderedPageBreak/>
        <w:t>Fujino</w:t>
      </w:r>
      <w:proofErr w:type="spellEnd"/>
      <w:r w:rsidRPr="0057769F">
        <w:rPr>
          <w:rFonts w:ascii="Times New Roman" w:hAnsi="Times New Roman" w:cs="Times New Roman"/>
          <w:color w:val="000000" w:themeColor="text1"/>
          <w:sz w:val="24"/>
          <w:szCs w:val="24"/>
        </w:rPr>
        <w:t xml:space="preserve">, J., Nair, R., </w:t>
      </w:r>
      <w:proofErr w:type="spellStart"/>
      <w:r w:rsidRPr="0057769F">
        <w:rPr>
          <w:rFonts w:ascii="Times New Roman" w:hAnsi="Times New Roman" w:cs="Times New Roman"/>
          <w:color w:val="000000" w:themeColor="text1"/>
          <w:sz w:val="24"/>
          <w:szCs w:val="24"/>
        </w:rPr>
        <w:t>Kainuma</w:t>
      </w:r>
      <w:proofErr w:type="spellEnd"/>
      <w:r w:rsidRPr="0057769F">
        <w:rPr>
          <w:rFonts w:ascii="Times New Roman" w:hAnsi="Times New Roman" w:cs="Times New Roman"/>
          <w:color w:val="000000" w:themeColor="text1"/>
          <w:sz w:val="24"/>
          <w:szCs w:val="24"/>
        </w:rPr>
        <w:t xml:space="preserve">, M., Masui, T. and  Matsuoka, Y. 2006. Multi-gas mitigation analysis on stabilization scenarios using AIM global model. </w:t>
      </w:r>
      <w:r w:rsidRPr="0057769F">
        <w:rPr>
          <w:rFonts w:ascii="Times New Roman" w:hAnsi="Times New Roman" w:cs="Times New Roman"/>
          <w:i/>
          <w:color w:val="000000" w:themeColor="text1"/>
          <w:sz w:val="24"/>
          <w:szCs w:val="24"/>
        </w:rPr>
        <w:t>The Energy Journal Multi-Greenhouse Gas Mitigation and Climate Policy, Special Issue</w:t>
      </w:r>
      <w:r w:rsidRPr="0057769F">
        <w:rPr>
          <w:rFonts w:ascii="Times New Roman" w:hAnsi="Times New Roman" w:cs="Times New Roman"/>
          <w:color w:val="000000" w:themeColor="text1"/>
          <w:sz w:val="24"/>
          <w:szCs w:val="24"/>
        </w:rPr>
        <w:t xml:space="preserve"> # 3: 343–354.</w:t>
      </w:r>
    </w:p>
    <w:p w14:paraId="365B96A7"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Gent, P.R., </w:t>
      </w:r>
      <w:proofErr w:type="spellStart"/>
      <w:r w:rsidRPr="0057769F">
        <w:rPr>
          <w:rFonts w:ascii="Times New Roman" w:hAnsi="Times New Roman" w:cs="Times New Roman"/>
          <w:color w:val="000000" w:themeColor="text1"/>
          <w:sz w:val="24"/>
          <w:szCs w:val="24"/>
        </w:rPr>
        <w:t>Danabasoglu</w:t>
      </w:r>
      <w:proofErr w:type="spellEnd"/>
      <w:r w:rsidRPr="0057769F">
        <w:rPr>
          <w:rFonts w:ascii="Times New Roman" w:hAnsi="Times New Roman" w:cs="Times New Roman"/>
          <w:color w:val="000000" w:themeColor="text1"/>
          <w:sz w:val="24"/>
          <w:szCs w:val="24"/>
        </w:rPr>
        <w:t xml:space="preserve">, G., Donner, L.J., Holland, M.M., </w:t>
      </w:r>
      <w:proofErr w:type="spellStart"/>
      <w:r w:rsidRPr="0057769F">
        <w:rPr>
          <w:rFonts w:ascii="Times New Roman" w:hAnsi="Times New Roman" w:cs="Times New Roman"/>
          <w:color w:val="000000" w:themeColor="text1"/>
          <w:sz w:val="24"/>
          <w:szCs w:val="24"/>
        </w:rPr>
        <w:t>Hunke</w:t>
      </w:r>
      <w:proofErr w:type="spellEnd"/>
      <w:r w:rsidRPr="0057769F">
        <w:rPr>
          <w:rFonts w:ascii="Times New Roman" w:hAnsi="Times New Roman" w:cs="Times New Roman"/>
          <w:color w:val="000000" w:themeColor="text1"/>
          <w:sz w:val="24"/>
          <w:szCs w:val="24"/>
        </w:rPr>
        <w:t xml:space="preserve">, E.C, Jayne, S.R., Lawrence, D.M., Neale, R.B., Rasch, P.J. and  </w:t>
      </w:r>
      <w:proofErr w:type="spellStart"/>
      <w:r w:rsidRPr="0057769F">
        <w:rPr>
          <w:rFonts w:ascii="Times New Roman" w:hAnsi="Times New Roman" w:cs="Times New Roman"/>
          <w:color w:val="000000" w:themeColor="text1"/>
          <w:sz w:val="24"/>
          <w:szCs w:val="24"/>
        </w:rPr>
        <w:t>Vertenstein</w:t>
      </w:r>
      <w:proofErr w:type="spellEnd"/>
      <w:r w:rsidRPr="0057769F">
        <w:rPr>
          <w:rFonts w:ascii="Times New Roman" w:hAnsi="Times New Roman" w:cs="Times New Roman"/>
          <w:color w:val="000000" w:themeColor="text1"/>
          <w:sz w:val="24"/>
          <w:szCs w:val="24"/>
        </w:rPr>
        <w:t xml:space="preserve">, M. 2011. The community climate system model version 4. </w:t>
      </w:r>
      <w:r w:rsidRPr="0057769F">
        <w:rPr>
          <w:rFonts w:ascii="Times New Roman" w:hAnsi="Times New Roman" w:cs="Times New Roman"/>
          <w:i/>
          <w:color w:val="000000" w:themeColor="text1"/>
          <w:sz w:val="24"/>
          <w:szCs w:val="24"/>
        </w:rPr>
        <w:t>Journal of Climate,</w:t>
      </w:r>
      <w:r w:rsidRPr="0057769F">
        <w:rPr>
          <w:rFonts w:ascii="Times New Roman" w:hAnsi="Times New Roman" w:cs="Times New Roman"/>
          <w:color w:val="000000" w:themeColor="text1"/>
          <w:sz w:val="24"/>
          <w:szCs w:val="24"/>
        </w:rPr>
        <w:t xml:space="preserve"> 24:4973–4991.</w:t>
      </w:r>
    </w:p>
    <w:p w14:paraId="72AF5B82"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Ghimire, K.H. 2015</w:t>
      </w:r>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Kodo</w:t>
      </w:r>
      <w:proofErr w:type="spellEnd"/>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kheti</w:t>
      </w:r>
      <w:proofErr w:type="spellEnd"/>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ra</w:t>
      </w:r>
      <w:proofErr w:type="spellEnd"/>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Biu</w:t>
      </w:r>
      <w:proofErr w:type="spellEnd"/>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utpadan</w:t>
      </w:r>
      <w:proofErr w:type="spellEnd"/>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prabidhi</w:t>
      </w:r>
      <w:proofErr w:type="spellEnd"/>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Janakari</w:t>
      </w:r>
      <w:proofErr w:type="spellEnd"/>
      <w:r w:rsidRPr="0057769F">
        <w:rPr>
          <w:rFonts w:ascii="Times New Roman" w:hAnsi="Times New Roman" w:cs="Times New Roman"/>
          <w:i/>
          <w:iCs/>
          <w:color w:val="000000" w:themeColor="text1"/>
          <w:sz w:val="24"/>
          <w:szCs w:val="24"/>
        </w:rPr>
        <w:t xml:space="preserve"> Patra. </w:t>
      </w:r>
      <w:r w:rsidRPr="0057769F">
        <w:rPr>
          <w:rFonts w:ascii="Times New Roman" w:hAnsi="Times New Roman" w:cs="Times New Roman"/>
          <w:color w:val="000000" w:themeColor="text1"/>
          <w:sz w:val="24"/>
          <w:szCs w:val="24"/>
        </w:rPr>
        <w:t>No. 5. LIBIRD, National Seed Bank, Department of Agriculture and Biodiversity International Nepal (in Nepali.)</w:t>
      </w:r>
    </w:p>
    <w:p w14:paraId="4C567812"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bCs/>
          <w:color w:val="000000" w:themeColor="text1"/>
          <w:sz w:val="24"/>
          <w:szCs w:val="24"/>
        </w:rPr>
        <w:t xml:space="preserve">Grigorieva1, E. A., </w:t>
      </w:r>
      <w:proofErr w:type="spellStart"/>
      <w:r w:rsidRPr="0057769F">
        <w:rPr>
          <w:rFonts w:ascii="Times New Roman" w:hAnsi="Times New Roman" w:cs="Times New Roman"/>
          <w:bCs/>
          <w:color w:val="000000" w:themeColor="text1"/>
          <w:sz w:val="24"/>
          <w:szCs w:val="24"/>
        </w:rPr>
        <w:t>Matzarakis</w:t>
      </w:r>
      <w:proofErr w:type="spellEnd"/>
      <w:r w:rsidRPr="0057769F">
        <w:rPr>
          <w:rFonts w:ascii="Times New Roman" w:hAnsi="Times New Roman" w:cs="Times New Roman"/>
          <w:bCs/>
          <w:color w:val="000000" w:themeColor="text1"/>
          <w:sz w:val="24"/>
          <w:szCs w:val="24"/>
        </w:rPr>
        <w:t xml:space="preserve">, A.  and de Freitas., C. R. 2010 . Analysis of growing degree-days as a climate impact indicator in a region with extreme annual air temperature amplitude .climate research. 42: 143–154, 2010 </w:t>
      </w:r>
      <w:proofErr w:type="spellStart"/>
      <w:r w:rsidRPr="0057769F">
        <w:rPr>
          <w:rFonts w:ascii="Times New Roman" w:hAnsi="Times New Roman" w:cs="Times New Roman"/>
          <w:color w:val="000000" w:themeColor="text1"/>
          <w:sz w:val="24"/>
          <w:szCs w:val="24"/>
        </w:rPr>
        <w:t>doi</w:t>
      </w:r>
      <w:proofErr w:type="spellEnd"/>
      <w:r w:rsidRPr="0057769F">
        <w:rPr>
          <w:rFonts w:ascii="Times New Roman" w:hAnsi="Times New Roman" w:cs="Times New Roman"/>
          <w:color w:val="000000" w:themeColor="text1"/>
          <w:sz w:val="24"/>
          <w:szCs w:val="24"/>
        </w:rPr>
        <w:t>: 10.3354/cr00888</w:t>
      </w:r>
    </w:p>
    <w:p w14:paraId="2C492F78"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
    <w:p w14:paraId="0EAEDBC6"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Hijioka</w:t>
      </w:r>
      <w:proofErr w:type="spellEnd"/>
      <w:r w:rsidRPr="0057769F">
        <w:rPr>
          <w:rFonts w:ascii="Times New Roman" w:hAnsi="Times New Roman" w:cs="Times New Roman"/>
          <w:color w:val="000000" w:themeColor="text1"/>
          <w:sz w:val="24"/>
          <w:szCs w:val="24"/>
        </w:rPr>
        <w:t xml:space="preserve">, Y., Lin, E., Pereira, J.J., Corlett, R.T., Cui, X. and  </w:t>
      </w:r>
      <w:proofErr w:type="spellStart"/>
      <w:r w:rsidRPr="0057769F">
        <w:rPr>
          <w:rFonts w:ascii="Times New Roman" w:hAnsi="Times New Roman" w:cs="Times New Roman"/>
          <w:color w:val="000000" w:themeColor="text1"/>
          <w:sz w:val="24"/>
          <w:szCs w:val="24"/>
        </w:rPr>
        <w:t>Insarov</w:t>
      </w:r>
      <w:proofErr w:type="spellEnd"/>
      <w:r w:rsidRPr="0057769F">
        <w:rPr>
          <w:rFonts w:ascii="Times New Roman" w:hAnsi="Times New Roman" w:cs="Times New Roman"/>
          <w:color w:val="000000" w:themeColor="text1"/>
          <w:sz w:val="24"/>
          <w:szCs w:val="24"/>
        </w:rPr>
        <w:t xml:space="preserve">, G.E. 2014. Asia. In: Barros VR, Field CB, </w:t>
      </w:r>
      <w:proofErr w:type="spellStart"/>
      <w:r w:rsidRPr="0057769F">
        <w:rPr>
          <w:rFonts w:ascii="Times New Roman" w:hAnsi="Times New Roman" w:cs="Times New Roman"/>
          <w:color w:val="000000" w:themeColor="text1"/>
          <w:sz w:val="24"/>
          <w:szCs w:val="24"/>
        </w:rPr>
        <w:t>Dokken</w:t>
      </w:r>
      <w:proofErr w:type="spellEnd"/>
      <w:r w:rsidRPr="0057769F">
        <w:rPr>
          <w:rFonts w:ascii="Times New Roman" w:hAnsi="Times New Roman" w:cs="Times New Roman"/>
          <w:color w:val="000000" w:themeColor="text1"/>
          <w:sz w:val="24"/>
          <w:szCs w:val="24"/>
        </w:rPr>
        <w:t xml:space="preserve"> DJ, </w:t>
      </w:r>
      <w:proofErr w:type="spellStart"/>
      <w:r w:rsidRPr="0057769F">
        <w:rPr>
          <w:rFonts w:ascii="Times New Roman" w:hAnsi="Times New Roman" w:cs="Times New Roman"/>
          <w:color w:val="000000" w:themeColor="text1"/>
          <w:sz w:val="24"/>
          <w:szCs w:val="24"/>
        </w:rPr>
        <w:t>Mastrandrea</w:t>
      </w:r>
      <w:proofErr w:type="spellEnd"/>
      <w:r w:rsidRPr="0057769F">
        <w:rPr>
          <w:rFonts w:ascii="Times New Roman" w:hAnsi="Times New Roman" w:cs="Times New Roman"/>
          <w:color w:val="000000" w:themeColor="text1"/>
          <w:sz w:val="24"/>
          <w:szCs w:val="24"/>
        </w:rPr>
        <w:t xml:space="preserve"> MD, Mach KJ, </w:t>
      </w:r>
      <w:proofErr w:type="spellStart"/>
      <w:r w:rsidRPr="0057769F">
        <w:rPr>
          <w:rFonts w:ascii="Times New Roman" w:hAnsi="Times New Roman" w:cs="Times New Roman"/>
          <w:color w:val="000000" w:themeColor="text1"/>
          <w:sz w:val="24"/>
          <w:szCs w:val="24"/>
        </w:rPr>
        <w:t>Bilir</w:t>
      </w:r>
      <w:proofErr w:type="spellEnd"/>
      <w:r w:rsidRPr="0057769F">
        <w:rPr>
          <w:rFonts w:ascii="Times New Roman" w:hAnsi="Times New Roman" w:cs="Times New Roman"/>
          <w:color w:val="000000" w:themeColor="text1"/>
          <w:sz w:val="24"/>
          <w:szCs w:val="24"/>
        </w:rPr>
        <w:t xml:space="preserve"> TE, et al., editors. Climate change 2014: impacts, adaptation, and vulnerability Part B: Regional aspects Contribution of working group II to the fifth assessment report of the intergovernmental panel on climate change. Cambridge University Press, Cambridge, United </w:t>
      </w:r>
      <w:proofErr w:type="spellStart"/>
      <w:r w:rsidRPr="0057769F">
        <w:rPr>
          <w:rFonts w:ascii="Times New Roman" w:hAnsi="Times New Roman" w:cs="Times New Roman"/>
          <w:color w:val="000000" w:themeColor="text1"/>
          <w:sz w:val="24"/>
          <w:szCs w:val="24"/>
        </w:rPr>
        <w:t>Kingdomand</w:t>
      </w:r>
      <w:proofErr w:type="spellEnd"/>
      <w:r w:rsidRPr="0057769F">
        <w:rPr>
          <w:rFonts w:ascii="Times New Roman" w:hAnsi="Times New Roman" w:cs="Times New Roman"/>
          <w:color w:val="000000" w:themeColor="text1"/>
          <w:sz w:val="24"/>
          <w:szCs w:val="24"/>
        </w:rPr>
        <w:t xml:space="preserve"> New York, NY USA; 2014. pp. 1327±1370.</w:t>
      </w:r>
    </w:p>
    <w:p w14:paraId="6531F1DA"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Hijmans</w:t>
      </w:r>
      <w:proofErr w:type="spellEnd"/>
      <w:r w:rsidRPr="0057769F">
        <w:rPr>
          <w:rFonts w:ascii="Times New Roman" w:hAnsi="Times New Roman" w:cs="Times New Roman"/>
          <w:color w:val="000000" w:themeColor="text1"/>
          <w:sz w:val="24"/>
          <w:szCs w:val="24"/>
        </w:rPr>
        <w:t xml:space="preserve">, R.J., Cameron, S.E., Parra, J. L., Jones, P.G. and Jarvis, A. 2005. Very high resolution interpolated climate surfaces for global land areas. </w:t>
      </w:r>
      <w:r w:rsidRPr="0057769F">
        <w:rPr>
          <w:rFonts w:ascii="Times New Roman" w:hAnsi="Times New Roman" w:cs="Times New Roman"/>
          <w:i/>
          <w:color w:val="000000" w:themeColor="text1"/>
          <w:sz w:val="24"/>
          <w:szCs w:val="24"/>
        </w:rPr>
        <w:t>International Journal of Climatology</w:t>
      </w:r>
      <w:r w:rsidRPr="0057769F">
        <w:rPr>
          <w:rFonts w:ascii="Times New Roman" w:hAnsi="Times New Roman" w:cs="Times New Roman"/>
          <w:color w:val="000000" w:themeColor="text1"/>
          <w:sz w:val="24"/>
          <w:szCs w:val="24"/>
        </w:rPr>
        <w:t>, 25:1965-1978.</w:t>
      </w:r>
    </w:p>
    <w:p w14:paraId="48181781"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eastAsia="CIDFont+F3" w:hAnsi="Times New Roman" w:cs="Times New Roman"/>
          <w:color w:val="000000" w:themeColor="text1"/>
          <w:sz w:val="24"/>
          <w:szCs w:val="24"/>
        </w:rPr>
        <w:t>IFAD. 2013. NEPAL: Environmental and Climate Change Assessment, Prepared for IFAD’s Country Strategic Opportunities Program 2013-2018.</w:t>
      </w:r>
    </w:p>
    <w:p w14:paraId="5F4A8B80"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Luitel</w:t>
      </w:r>
      <w:proofErr w:type="spellEnd"/>
      <w:r w:rsidRPr="0057769F">
        <w:rPr>
          <w:rFonts w:ascii="Times New Roman" w:hAnsi="Times New Roman" w:cs="Times New Roman"/>
          <w:color w:val="000000" w:themeColor="text1"/>
          <w:sz w:val="24"/>
          <w:szCs w:val="24"/>
        </w:rPr>
        <w:t xml:space="preserve">, D.R., </w:t>
      </w:r>
      <w:proofErr w:type="spellStart"/>
      <w:r w:rsidRPr="0057769F">
        <w:rPr>
          <w:rFonts w:ascii="Times New Roman" w:hAnsi="Times New Roman" w:cs="Times New Roman"/>
          <w:color w:val="000000" w:themeColor="text1"/>
          <w:sz w:val="24"/>
          <w:szCs w:val="24"/>
        </w:rPr>
        <w:t>Siwakoti</w:t>
      </w:r>
      <w:proofErr w:type="spellEnd"/>
      <w:r w:rsidRPr="0057769F">
        <w:rPr>
          <w:rFonts w:ascii="Times New Roman" w:hAnsi="Times New Roman" w:cs="Times New Roman"/>
          <w:color w:val="000000" w:themeColor="text1"/>
          <w:sz w:val="24"/>
          <w:szCs w:val="24"/>
        </w:rPr>
        <w:t>, M., Jha, P.K., Jha, A.K. and Krakauer, N. 2017. Climate, distribution and cropping pattern of finger millet in Nepal: a review</w:t>
      </w:r>
      <w:r w:rsidRPr="0057769F">
        <w:rPr>
          <w:rFonts w:ascii="Times New Roman" w:hAnsi="Times New Roman" w:cs="Times New Roman"/>
          <w:i/>
          <w:color w:val="000000" w:themeColor="text1"/>
          <w:sz w:val="24"/>
          <w:szCs w:val="24"/>
        </w:rPr>
        <w:t>. International journal of agriculture and environmental research</w:t>
      </w:r>
      <w:r w:rsidRPr="0057769F">
        <w:rPr>
          <w:rFonts w:ascii="Times New Roman" w:hAnsi="Times New Roman" w:cs="Times New Roman"/>
          <w:color w:val="000000" w:themeColor="text1"/>
          <w:sz w:val="24"/>
          <w:szCs w:val="24"/>
        </w:rPr>
        <w:t>. 3: 3854-3868.</w:t>
      </w:r>
    </w:p>
    <w:p w14:paraId="49D68CF5"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Manandhar</w:t>
      </w:r>
      <w:proofErr w:type="spellEnd"/>
      <w:r w:rsidRPr="0057769F">
        <w:rPr>
          <w:rFonts w:ascii="Times New Roman" w:hAnsi="Times New Roman" w:cs="Times New Roman"/>
          <w:color w:val="000000" w:themeColor="text1"/>
          <w:sz w:val="24"/>
          <w:szCs w:val="24"/>
        </w:rPr>
        <w:t xml:space="preserve">, M., </w:t>
      </w:r>
      <w:proofErr w:type="spellStart"/>
      <w:r w:rsidRPr="0057769F">
        <w:rPr>
          <w:rFonts w:ascii="Times New Roman" w:hAnsi="Times New Roman" w:cs="Times New Roman"/>
          <w:color w:val="000000" w:themeColor="text1"/>
          <w:sz w:val="24"/>
          <w:szCs w:val="24"/>
        </w:rPr>
        <w:t>Vog</w:t>
      </w:r>
      <w:proofErr w:type="spellEnd"/>
      <w:r w:rsidRPr="0057769F">
        <w:rPr>
          <w:rFonts w:ascii="Times New Roman" w:hAnsi="Times New Roman" w:cs="Times New Roman"/>
          <w:color w:val="000000" w:themeColor="text1"/>
          <w:sz w:val="24"/>
          <w:szCs w:val="24"/>
        </w:rPr>
        <w:t xml:space="preserve">, D.S., Perret, </w:t>
      </w:r>
      <w:proofErr w:type="spellStart"/>
      <w:r w:rsidRPr="0057769F">
        <w:rPr>
          <w:rFonts w:ascii="Times New Roman" w:hAnsi="Times New Roman" w:cs="Times New Roman"/>
          <w:color w:val="000000" w:themeColor="text1"/>
          <w:sz w:val="24"/>
          <w:szCs w:val="24"/>
        </w:rPr>
        <w:t>S.R.and</w:t>
      </w:r>
      <w:proofErr w:type="spellEnd"/>
      <w:r w:rsidRPr="0057769F">
        <w:rPr>
          <w:rFonts w:ascii="Times New Roman" w:hAnsi="Times New Roman" w:cs="Times New Roman"/>
          <w:color w:val="000000" w:themeColor="text1"/>
          <w:sz w:val="24"/>
          <w:szCs w:val="24"/>
        </w:rPr>
        <w:t xml:space="preserve"> Kazama, F.</w:t>
      </w:r>
      <w:r w:rsidR="00183CD6">
        <w:rPr>
          <w:rFonts w:ascii="Times New Roman" w:hAnsi="Times New Roman" w:cs="Times New Roman"/>
          <w:color w:val="000000" w:themeColor="text1"/>
          <w:sz w:val="24"/>
          <w:szCs w:val="24"/>
        </w:rPr>
        <w:t xml:space="preserve"> </w:t>
      </w:r>
      <w:r w:rsidRPr="0057769F">
        <w:rPr>
          <w:rFonts w:ascii="Times New Roman" w:hAnsi="Times New Roman" w:cs="Times New Roman"/>
          <w:color w:val="000000" w:themeColor="text1"/>
          <w:sz w:val="24"/>
          <w:szCs w:val="24"/>
        </w:rPr>
        <w:t>2011 Adapting cropping systems to climate change in Nepal: a cross-regional study of farmers’ perception and practices. Regional . Environment Change. 11:335-348.</w:t>
      </w:r>
    </w:p>
    <w:p w14:paraId="46EA7C94"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eastAsia="CIDFont+F1" w:hAnsi="Times New Roman" w:cs="Times New Roman"/>
          <w:color w:val="000000" w:themeColor="text1"/>
          <w:sz w:val="24"/>
          <w:szCs w:val="24"/>
        </w:rPr>
        <w:t xml:space="preserve">MOAC, 2017.  Statistical Information on Nepalese Agriculture (2073/74). Ministry of agriculture , land management and cooperatives. Kathmandu, Nepal. </w:t>
      </w:r>
    </w:p>
    <w:p w14:paraId="2CBA10FC"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eastAsia="CIDFont+F3" w:hAnsi="Times New Roman" w:cs="Times New Roman"/>
          <w:color w:val="000000" w:themeColor="text1"/>
          <w:sz w:val="24"/>
          <w:szCs w:val="24"/>
        </w:rPr>
        <w:lastRenderedPageBreak/>
        <w:t>MoSTE</w:t>
      </w:r>
      <w:proofErr w:type="spellEnd"/>
      <w:r w:rsidRPr="0057769F">
        <w:rPr>
          <w:rFonts w:ascii="Times New Roman" w:eastAsia="CIDFont+F3" w:hAnsi="Times New Roman" w:cs="Times New Roman"/>
          <w:color w:val="000000" w:themeColor="text1"/>
          <w:sz w:val="24"/>
          <w:szCs w:val="24"/>
        </w:rPr>
        <w:t>. 2014. Nepal: Second National Communication, Submitted to UNFCCC. Ministry of Science, technology and Environment, Kathmandu, Nepal.</w:t>
      </w:r>
    </w:p>
    <w:p w14:paraId="792A5781"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eastAsia="CIDFont+F3" w:hAnsi="Times New Roman" w:cs="Times New Roman"/>
          <w:color w:val="000000" w:themeColor="text1"/>
          <w:sz w:val="24"/>
          <w:szCs w:val="24"/>
        </w:rPr>
        <w:t>NCVST. 2009. Vulnerability Through the Eyes of Vulnerable: Climate Change Induced Uncertainties and Nepal’s Development Predicaments. Institute for Social and Environmental Transition-Nepal (ISETN), Nepal Climate Vulnerability Study Team (NCVST) Kathmandu.</w:t>
      </w:r>
    </w:p>
    <w:p w14:paraId="686BE666"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Opole, R.A., Prasad, P.V.V., </w:t>
      </w:r>
      <w:proofErr w:type="spellStart"/>
      <w:r w:rsidRPr="0057769F">
        <w:rPr>
          <w:rFonts w:ascii="Times New Roman" w:hAnsi="Times New Roman" w:cs="Times New Roman"/>
          <w:color w:val="000000" w:themeColor="text1"/>
          <w:sz w:val="24"/>
          <w:szCs w:val="24"/>
        </w:rPr>
        <w:t>Djanaguiraman</w:t>
      </w:r>
      <w:proofErr w:type="spellEnd"/>
      <w:r w:rsidRPr="0057769F">
        <w:rPr>
          <w:rFonts w:ascii="Times New Roman" w:hAnsi="Times New Roman" w:cs="Times New Roman"/>
          <w:color w:val="000000" w:themeColor="text1"/>
          <w:sz w:val="24"/>
          <w:szCs w:val="24"/>
        </w:rPr>
        <w:t xml:space="preserve">, </w:t>
      </w:r>
      <w:proofErr w:type="spellStart"/>
      <w:r w:rsidRPr="0057769F">
        <w:rPr>
          <w:rFonts w:ascii="Times New Roman" w:hAnsi="Times New Roman" w:cs="Times New Roman"/>
          <w:color w:val="000000" w:themeColor="text1"/>
          <w:sz w:val="24"/>
          <w:szCs w:val="24"/>
        </w:rPr>
        <w:t>M.,Vimala</w:t>
      </w:r>
      <w:proofErr w:type="spellEnd"/>
      <w:r w:rsidRPr="0057769F">
        <w:rPr>
          <w:rFonts w:ascii="Times New Roman" w:hAnsi="Times New Roman" w:cs="Times New Roman"/>
          <w:color w:val="000000" w:themeColor="text1"/>
          <w:sz w:val="24"/>
          <w:szCs w:val="24"/>
        </w:rPr>
        <w:t xml:space="preserve">, K., Kirkham, M.B. and </w:t>
      </w:r>
      <w:proofErr w:type="spellStart"/>
      <w:r w:rsidRPr="0057769F">
        <w:rPr>
          <w:rFonts w:ascii="Times New Roman" w:hAnsi="Times New Roman" w:cs="Times New Roman"/>
          <w:color w:val="000000" w:themeColor="text1"/>
          <w:sz w:val="24"/>
          <w:szCs w:val="24"/>
        </w:rPr>
        <w:t>Upadhaya</w:t>
      </w:r>
      <w:proofErr w:type="spellEnd"/>
      <w:r w:rsidRPr="0057769F">
        <w:rPr>
          <w:rFonts w:ascii="Times New Roman" w:hAnsi="Times New Roman" w:cs="Times New Roman"/>
          <w:color w:val="000000" w:themeColor="text1"/>
          <w:sz w:val="24"/>
          <w:szCs w:val="24"/>
        </w:rPr>
        <w:t xml:space="preserve">, H.D. 2018. Thresholds, sensitive stages and genetic variability of finger millet to high temperature stress. </w:t>
      </w:r>
      <w:r w:rsidRPr="0057769F">
        <w:rPr>
          <w:rFonts w:ascii="Times New Roman" w:hAnsi="Times New Roman" w:cs="Times New Roman"/>
          <w:i/>
          <w:color w:val="000000" w:themeColor="text1"/>
          <w:sz w:val="24"/>
          <w:szCs w:val="24"/>
        </w:rPr>
        <w:t>Wiley.</w:t>
      </w:r>
      <w:r w:rsidRPr="0057769F">
        <w:rPr>
          <w:rFonts w:ascii="Times New Roman" w:hAnsi="Times New Roman" w:cs="Times New Roman"/>
          <w:color w:val="000000" w:themeColor="text1"/>
          <w:sz w:val="24"/>
          <w:szCs w:val="24"/>
        </w:rPr>
        <w:t xml:space="preserve"> 1-16. DOI: 10.1111/jac.12279.</w:t>
      </w:r>
    </w:p>
    <w:p w14:paraId="0E72BEAF"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Paudel</w:t>
      </w:r>
      <w:proofErr w:type="spellEnd"/>
      <w:r w:rsidRPr="0057769F">
        <w:rPr>
          <w:rFonts w:ascii="Times New Roman" w:hAnsi="Times New Roman" w:cs="Times New Roman"/>
          <w:color w:val="000000" w:themeColor="text1"/>
          <w:sz w:val="24"/>
          <w:szCs w:val="24"/>
        </w:rPr>
        <w:t>, M.N., Joshi, B.K. and Ghimire, K.H. 2016. Management of status of agricultural plant genetic   resources in Nepal.</w:t>
      </w:r>
      <w:r w:rsidRPr="0057769F">
        <w:rPr>
          <w:rFonts w:ascii="Times New Roman" w:hAnsi="Times New Roman" w:cs="Times New Roman"/>
          <w:i/>
          <w:color w:val="000000" w:themeColor="text1"/>
          <w:sz w:val="24"/>
          <w:szCs w:val="24"/>
        </w:rPr>
        <w:t xml:space="preserve"> Agronomy Journal of Nepal</w:t>
      </w:r>
      <w:r w:rsidRPr="0057769F">
        <w:rPr>
          <w:rFonts w:ascii="Times New Roman" w:hAnsi="Times New Roman" w:cs="Times New Roman"/>
          <w:color w:val="000000" w:themeColor="text1"/>
          <w:sz w:val="24"/>
          <w:szCs w:val="24"/>
        </w:rPr>
        <w:t>.4:75-91.</w:t>
      </w:r>
    </w:p>
    <w:p w14:paraId="6309FB11"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Phillips,S.J</w:t>
      </w:r>
      <w:proofErr w:type="spellEnd"/>
      <w:r w:rsidRPr="0057769F">
        <w:rPr>
          <w:rFonts w:ascii="Times New Roman" w:hAnsi="Times New Roman" w:cs="Times New Roman"/>
          <w:color w:val="000000" w:themeColor="text1"/>
          <w:sz w:val="24"/>
          <w:szCs w:val="24"/>
        </w:rPr>
        <w:t xml:space="preserve">., Anderson, R.P. and </w:t>
      </w:r>
      <w:proofErr w:type="spellStart"/>
      <w:r w:rsidRPr="0057769F">
        <w:rPr>
          <w:rFonts w:ascii="Times New Roman" w:hAnsi="Times New Roman" w:cs="Times New Roman"/>
          <w:color w:val="000000" w:themeColor="text1"/>
          <w:sz w:val="24"/>
          <w:szCs w:val="24"/>
        </w:rPr>
        <w:t>Schapire</w:t>
      </w:r>
      <w:proofErr w:type="spellEnd"/>
      <w:r w:rsidRPr="0057769F">
        <w:rPr>
          <w:rFonts w:ascii="Times New Roman" w:hAnsi="Times New Roman" w:cs="Times New Roman"/>
          <w:color w:val="000000" w:themeColor="text1"/>
          <w:sz w:val="24"/>
          <w:szCs w:val="24"/>
        </w:rPr>
        <w:t xml:space="preserve">, R.E.2006 Maximum entropy modeling of species geographic distributions. </w:t>
      </w:r>
      <w:proofErr w:type="spellStart"/>
      <w:r w:rsidRPr="0057769F">
        <w:rPr>
          <w:rFonts w:ascii="Times New Roman" w:hAnsi="Times New Roman" w:cs="Times New Roman"/>
          <w:i/>
          <w:color w:val="000000" w:themeColor="text1"/>
          <w:sz w:val="24"/>
          <w:szCs w:val="24"/>
        </w:rPr>
        <w:t>Ecol</w:t>
      </w:r>
      <w:proofErr w:type="spellEnd"/>
      <w:r w:rsidRPr="0057769F">
        <w:rPr>
          <w:rFonts w:ascii="Times New Roman" w:hAnsi="Times New Roman" w:cs="Times New Roman"/>
          <w:i/>
          <w:color w:val="000000" w:themeColor="text1"/>
          <w:sz w:val="24"/>
          <w:szCs w:val="24"/>
        </w:rPr>
        <w:t xml:space="preserve"> Model</w:t>
      </w:r>
      <w:r w:rsidRPr="0057769F">
        <w:rPr>
          <w:rFonts w:ascii="Times New Roman" w:hAnsi="Times New Roman" w:cs="Times New Roman"/>
          <w:color w:val="000000" w:themeColor="text1"/>
          <w:sz w:val="24"/>
          <w:szCs w:val="24"/>
        </w:rPr>
        <w:t xml:space="preserve"> 190(3–4): 231–259.</w:t>
      </w:r>
    </w:p>
    <w:p w14:paraId="10F19D8F"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eastAsia="Times New Roman" w:hAnsi="Times New Roman" w:cs="Times New Roman"/>
          <w:color w:val="000000" w:themeColor="text1"/>
          <w:sz w:val="24"/>
          <w:szCs w:val="24"/>
        </w:rPr>
        <w:t xml:space="preserve">R Core Team (2018). R: A language and environment for statistical computing. R Foundation for Statistical Computing, Vienna, Austria. URL </w:t>
      </w:r>
      <w:hyperlink r:id="rId19" w:history="1">
        <w:r w:rsidRPr="0057769F">
          <w:rPr>
            <w:rStyle w:val="Hyperlink"/>
            <w:rFonts w:ascii="Times New Roman" w:eastAsia="Times New Roman" w:hAnsi="Times New Roman" w:cs="Times New Roman"/>
            <w:color w:val="000000" w:themeColor="text1"/>
            <w:sz w:val="24"/>
            <w:szCs w:val="24"/>
          </w:rPr>
          <w:t>https://www.R-project.org/</w:t>
        </w:r>
      </w:hyperlink>
      <w:r w:rsidRPr="0057769F">
        <w:rPr>
          <w:rFonts w:ascii="Times New Roman" w:eastAsia="Times New Roman" w:hAnsi="Times New Roman" w:cs="Times New Roman"/>
          <w:color w:val="000000" w:themeColor="text1"/>
          <w:sz w:val="24"/>
          <w:szCs w:val="24"/>
        </w:rPr>
        <w:t>.</w:t>
      </w:r>
    </w:p>
    <w:p w14:paraId="20363D62"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Ranjitkar</w:t>
      </w:r>
      <w:proofErr w:type="spellEnd"/>
      <w:r w:rsidRPr="0057769F">
        <w:rPr>
          <w:rFonts w:ascii="Times New Roman" w:hAnsi="Times New Roman" w:cs="Times New Roman"/>
          <w:color w:val="000000" w:themeColor="text1"/>
          <w:sz w:val="24"/>
          <w:szCs w:val="24"/>
        </w:rPr>
        <w:t xml:space="preserve">, S., </w:t>
      </w:r>
      <w:proofErr w:type="spellStart"/>
      <w:r w:rsidRPr="0057769F">
        <w:rPr>
          <w:rFonts w:ascii="Times New Roman" w:hAnsi="Times New Roman" w:cs="Times New Roman"/>
          <w:color w:val="000000" w:themeColor="text1"/>
          <w:sz w:val="24"/>
          <w:szCs w:val="24"/>
        </w:rPr>
        <w:t>Sujakhu</w:t>
      </w:r>
      <w:proofErr w:type="spellEnd"/>
      <w:r w:rsidRPr="0057769F">
        <w:rPr>
          <w:rFonts w:ascii="Times New Roman" w:hAnsi="Times New Roman" w:cs="Times New Roman"/>
          <w:color w:val="000000" w:themeColor="text1"/>
          <w:sz w:val="24"/>
          <w:szCs w:val="24"/>
        </w:rPr>
        <w:t xml:space="preserve">, N.M., Merz, J., </w:t>
      </w:r>
      <w:proofErr w:type="spellStart"/>
      <w:r w:rsidRPr="0057769F">
        <w:rPr>
          <w:rFonts w:ascii="Times New Roman" w:hAnsi="Times New Roman" w:cs="Times New Roman"/>
          <w:color w:val="000000" w:themeColor="text1"/>
          <w:sz w:val="24"/>
          <w:szCs w:val="24"/>
        </w:rPr>
        <w:t>Kindt</w:t>
      </w:r>
      <w:proofErr w:type="spellEnd"/>
      <w:r w:rsidRPr="0057769F">
        <w:rPr>
          <w:rFonts w:ascii="Times New Roman" w:hAnsi="Times New Roman" w:cs="Times New Roman"/>
          <w:color w:val="000000" w:themeColor="text1"/>
          <w:sz w:val="24"/>
          <w:szCs w:val="24"/>
        </w:rPr>
        <w:t>, R., Xu, J.,</w:t>
      </w:r>
      <w:proofErr w:type="spellStart"/>
      <w:r w:rsidRPr="0057769F">
        <w:rPr>
          <w:rFonts w:ascii="Times New Roman" w:hAnsi="Times New Roman" w:cs="Times New Roman"/>
          <w:color w:val="000000" w:themeColor="text1"/>
          <w:sz w:val="24"/>
          <w:szCs w:val="24"/>
        </w:rPr>
        <w:t>Matin</w:t>
      </w:r>
      <w:proofErr w:type="spellEnd"/>
      <w:r w:rsidRPr="0057769F">
        <w:rPr>
          <w:rFonts w:ascii="Times New Roman" w:hAnsi="Times New Roman" w:cs="Times New Roman"/>
          <w:color w:val="000000" w:themeColor="text1"/>
          <w:sz w:val="24"/>
          <w:szCs w:val="24"/>
        </w:rPr>
        <w:t xml:space="preserve">, M.A, Ali, M. and </w:t>
      </w:r>
      <w:proofErr w:type="spellStart"/>
      <w:r w:rsidRPr="0057769F">
        <w:rPr>
          <w:rFonts w:ascii="Times New Roman" w:hAnsi="Times New Roman" w:cs="Times New Roman"/>
          <w:color w:val="000000" w:themeColor="text1"/>
          <w:sz w:val="24"/>
          <w:szCs w:val="24"/>
        </w:rPr>
        <w:t>Zomer</w:t>
      </w:r>
      <w:proofErr w:type="spellEnd"/>
      <w:r w:rsidRPr="0057769F">
        <w:rPr>
          <w:rFonts w:ascii="Times New Roman" w:hAnsi="Times New Roman" w:cs="Times New Roman"/>
          <w:color w:val="000000" w:themeColor="text1"/>
          <w:sz w:val="24"/>
          <w:szCs w:val="24"/>
        </w:rPr>
        <w:t xml:space="preserve">, R.J. 2014. Suitability analysis and projected climate change impact on banana and coffee production zones in Nepal. </w:t>
      </w:r>
      <w:proofErr w:type="spellStart"/>
      <w:r w:rsidRPr="0057769F">
        <w:rPr>
          <w:rFonts w:ascii="Times New Roman" w:hAnsi="Times New Roman" w:cs="Times New Roman"/>
          <w:i/>
          <w:color w:val="000000" w:themeColor="text1"/>
          <w:sz w:val="24"/>
          <w:szCs w:val="24"/>
        </w:rPr>
        <w:t>Plos</w:t>
      </w:r>
      <w:proofErr w:type="spellEnd"/>
      <w:r w:rsidRPr="0057769F">
        <w:rPr>
          <w:rFonts w:ascii="Times New Roman" w:hAnsi="Times New Roman" w:cs="Times New Roman"/>
          <w:i/>
          <w:color w:val="000000" w:themeColor="text1"/>
          <w:sz w:val="24"/>
          <w:szCs w:val="24"/>
        </w:rPr>
        <w:t xml:space="preserve"> one</w:t>
      </w:r>
      <w:r w:rsidRPr="0057769F">
        <w:rPr>
          <w:rFonts w:ascii="Times New Roman" w:hAnsi="Times New Roman" w:cs="Times New Roman"/>
          <w:color w:val="000000" w:themeColor="text1"/>
          <w:sz w:val="24"/>
          <w:szCs w:val="24"/>
        </w:rPr>
        <w:t>.</w:t>
      </w:r>
      <w:r w:rsidRPr="0057769F">
        <w:rPr>
          <w:rFonts w:ascii="Helvetica" w:eastAsiaTheme="minorHAnsi" w:hAnsi="Helvetica" w:cs="Helvetica"/>
          <w:color w:val="000000" w:themeColor="text1"/>
          <w:sz w:val="16"/>
          <w:szCs w:val="16"/>
        </w:rPr>
        <w:t xml:space="preserve"> </w:t>
      </w:r>
      <w:r w:rsidRPr="0057769F">
        <w:rPr>
          <w:rFonts w:ascii="Times New Roman" w:eastAsiaTheme="minorHAnsi" w:hAnsi="Times New Roman" w:cs="Times New Roman"/>
          <w:color w:val="000000" w:themeColor="text1"/>
          <w:sz w:val="24"/>
          <w:szCs w:val="16"/>
        </w:rPr>
        <w:t>DOI:10.1371/journal.pone.0163916.</w:t>
      </w:r>
    </w:p>
    <w:p w14:paraId="5BDDA88C"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Rogerson, P.A., 2001. Statistical Methods for Geography. Sage, London, UK.</w:t>
      </w:r>
    </w:p>
    <w:p w14:paraId="6197FBCB" w14:textId="77777777" w:rsidR="008620CB" w:rsidRPr="0057769F" w:rsidRDefault="008620CB" w:rsidP="008620CB">
      <w:pPr>
        <w:autoSpaceDE w:val="0"/>
        <w:autoSpaceDN w:val="0"/>
        <w:adjustRightInd w:val="0"/>
        <w:spacing w:after="0" w:line="360" w:lineRule="auto"/>
        <w:jc w:val="both"/>
        <w:rPr>
          <w:rFonts w:ascii="Times New Roman" w:hAnsi="Times New Roman" w:cs="Times New Roman"/>
          <w:color w:val="000000" w:themeColor="text1"/>
          <w:sz w:val="24"/>
          <w:szCs w:val="24"/>
        </w:rPr>
      </w:pPr>
      <w:r w:rsidRPr="0057769F">
        <w:rPr>
          <w:rFonts w:ascii="Times New Roman" w:hAnsi="Times New Roman" w:cs="Times New Roman"/>
          <w:bCs/>
          <w:color w:val="000000" w:themeColor="text1"/>
          <w:sz w:val="24"/>
          <w:szCs w:val="24"/>
        </w:rPr>
        <w:t xml:space="preserve">Saxena, R., </w:t>
      </w:r>
      <w:proofErr w:type="spellStart"/>
      <w:r w:rsidRPr="0057769F">
        <w:rPr>
          <w:rFonts w:ascii="Times New Roman" w:hAnsi="Times New Roman" w:cs="Times New Roman"/>
          <w:bCs/>
          <w:color w:val="000000" w:themeColor="text1"/>
          <w:sz w:val="24"/>
          <w:szCs w:val="24"/>
        </w:rPr>
        <w:t>Vanga</w:t>
      </w:r>
      <w:proofErr w:type="spellEnd"/>
      <w:r w:rsidRPr="0057769F">
        <w:rPr>
          <w:rFonts w:ascii="Times New Roman" w:hAnsi="Times New Roman" w:cs="Times New Roman"/>
          <w:bCs/>
          <w:color w:val="000000" w:themeColor="text1"/>
          <w:sz w:val="24"/>
          <w:szCs w:val="24"/>
        </w:rPr>
        <w:t xml:space="preserve">, S.K., Wang, J.,  </w:t>
      </w:r>
      <w:proofErr w:type="spellStart"/>
      <w:r w:rsidRPr="0057769F">
        <w:rPr>
          <w:rFonts w:ascii="Times New Roman" w:hAnsi="Times New Roman" w:cs="Times New Roman"/>
          <w:bCs/>
          <w:color w:val="000000" w:themeColor="text1"/>
          <w:sz w:val="24"/>
          <w:szCs w:val="24"/>
        </w:rPr>
        <w:t>Orsat</w:t>
      </w:r>
      <w:proofErr w:type="spellEnd"/>
      <w:r w:rsidRPr="0057769F">
        <w:rPr>
          <w:rFonts w:ascii="Times New Roman" w:hAnsi="Times New Roman" w:cs="Times New Roman"/>
          <w:bCs/>
          <w:color w:val="000000" w:themeColor="text1"/>
          <w:sz w:val="24"/>
          <w:szCs w:val="24"/>
        </w:rPr>
        <w:t>, V. and  Raghavan, V. 2018. Millet for food security in the context of climate change: a review. Sustainability.(MDPI)</w:t>
      </w:r>
      <w:r w:rsidRPr="0057769F">
        <w:rPr>
          <w:rFonts w:ascii="Times New Roman" w:hAnsi="Times New Roman" w:cs="Times New Roman"/>
          <w:color w:val="000000" w:themeColor="text1"/>
          <w:sz w:val="24"/>
          <w:szCs w:val="24"/>
        </w:rPr>
        <w:t xml:space="preserve"> 10: 2228; doi:10. 3390/su10072228</w:t>
      </w:r>
    </w:p>
    <w:p w14:paraId="1EA37B08"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Shrestha, A. B., Wake, C. P., </w:t>
      </w:r>
      <w:proofErr w:type="spellStart"/>
      <w:r w:rsidRPr="0057769F">
        <w:rPr>
          <w:rFonts w:ascii="Times New Roman" w:hAnsi="Times New Roman" w:cs="Times New Roman"/>
          <w:color w:val="000000" w:themeColor="text1"/>
          <w:sz w:val="24"/>
          <w:szCs w:val="24"/>
        </w:rPr>
        <w:t>Dibb</w:t>
      </w:r>
      <w:proofErr w:type="spellEnd"/>
      <w:r w:rsidRPr="0057769F">
        <w:rPr>
          <w:rFonts w:ascii="Times New Roman" w:hAnsi="Times New Roman" w:cs="Times New Roman"/>
          <w:color w:val="000000" w:themeColor="text1"/>
          <w:sz w:val="24"/>
          <w:szCs w:val="24"/>
        </w:rPr>
        <w:t xml:space="preserve">, J. E., and  </w:t>
      </w:r>
      <w:proofErr w:type="spellStart"/>
      <w:r w:rsidRPr="0057769F">
        <w:rPr>
          <w:rFonts w:ascii="Times New Roman" w:hAnsi="Times New Roman" w:cs="Times New Roman"/>
          <w:color w:val="000000" w:themeColor="text1"/>
          <w:sz w:val="24"/>
          <w:szCs w:val="24"/>
        </w:rPr>
        <w:t>Mayewski</w:t>
      </w:r>
      <w:proofErr w:type="spellEnd"/>
      <w:r w:rsidRPr="0057769F">
        <w:rPr>
          <w:rFonts w:ascii="Times New Roman" w:hAnsi="Times New Roman" w:cs="Times New Roman"/>
          <w:color w:val="000000" w:themeColor="text1"/>
          <w:sz w:val="24"/>
          <w:szCs w:val="24"/>
        </w:rPr>
        <w:t xml:space="preserve">, P. A. 2000. Precipitation fluctuations in the Nepal Himalaya and its vicinity and relationship with some large scale climatological parameters. </w:t>
      </w:r>
      <w:r w:rsidRPr="0057769F">
        <w:rPr>
          <w:rFonts w:ascii="Times New Roman" w:hAnsi="Times New Roman" w:cs="Times New Roman"/>
          <w:i/>
          <w:iCs/>
          <w:color w:val="000000" w:themeColor="text1"/>
          <w:sz w:val="24"/>
          <w:szCs w:val="24"/>
        </w:rPr>
        <w:t>International Journal of Climatology , 20(3)</w:t>
      </w:r>
      <w:r w:rsidRPr="0057769F">
        <w:rPr>
          <w:rFonts w:ascii="Times New Roman" w:hAnsi="Times New Roman" w:cs="Times New Roman"/>
          <w:color w:val="000000" w:themeColor="text1"/>
          <w:sz w:val="24"/>
          <w:szCs w:val="24"/>
        </w:rPr>
        <w:t>, 317-327.</w:t>
      </w:r>
    </w:p>
    <w:p w14:paraId="00B3A50C"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Shrestha, A.B., Wake, C.P., </w:t>
      </w:r>
      <w:proofErr w:type="spellStart"/>
      <w:r w:rsidRPr="0057769F">
        <w:rPr>
          <w:rFonts w:ascii="Times New Roman" w:hAnsi="Times New Roman" w:cs="Times New Roman"/>
          <w:color w:val="000000" w:themeColor="text1"/>
          <w:sz w:val="24"/>
          <w:szCs w:val="24"/>
        </w:rPr>
        <w:t>Mayewski</w:t>
      </w:r>
      <w:proofErr w:type="spellEnd"/>
      <w:r w:rsidRPr="0057769F">
        <w:rPr>
          <w:rFonts w:ascii="Times New Roman" w:hAnsi="Times New Roman" w:cs="Times New Roman"/>
          <w:color w:val="000000" w:themeColor="text1"/>
          <w:sz w:val="24"/>
          <w:szCs w:val="24"/>
        </w:rPr>
        <w:t xml:space="preserve">, P.A., and </w:t>
      </w:r>
      <w:proofErr w:type="spellStart"/>
      <w:r w:rsidRPr="0057769F">
        <w:rPr>
          <w:rFonts w:ascii="Times New Roman" w:hAnsi="Times New Roman" w:cs="Times New Roman"/>
          <w:color w:val="000000" w:themeColor="text1"/>
          <w:sz w:val="24"/>
          <w:szCs w:val="24"/>
        </w:rPr>
        <w:t>Dibb</w:t>
      </w:r>
      <w:proofErr w:type="spellEnd"/>
      <w:r w:rsidRPr="0057769F">
        <w:rPr>
          <w:rFonts w:ascii="Times New Roman" w:hAnsi="Times New Roman" w:cs="Times New Roman"/>
          <w:color w:val="000000" w:themeColor="text1"/>
          <w:sz w:val="24"/>
          <w:szCs w:val="24"/>
        </w:rPr>
        <w:t xml:space="preserve">, J.E. 1999. Maximum temperature trend in Himalaya and vicinity: an analysis based on temperature records from Nepal for the period 1971-1994. </w:t>
      </w:r>
      <w:r w:rsidRPr="0057769F">
        <w:rPr>
          <w:rFonts w:ascii="Times New Roman" w:hAnsi="Times New Roman" w:cs="Times New Roman"/>
          <w:i/>
          <w:color w:val="000000" w:themeColor="text1"/>
          <w:sz w:val="24"/>
          <w:szCs w:val="24"/>
        </w:rPr>
        <w:t>J. Climate</w:t>
      </w:r>
      <w:r w:rsidRPr="0057769F">
        <w:rPr>
          <w:rFonts w:ascii="Times New Roman" w:hAnsi="Times New Roman" w:cs="Times New Roman"/>
          <w:color w:val="000000" w:themeColor="text1"/>
          <w:sz w:val="24"/>
          <w:szCs w:val="24"/>
        </w:rPr>
        <w:t xml:space="preserve"> 12: 2775-2786.</w:t>
      </w:r>
    </w:p>
    <w:p w14:paraId="06CF6740" w14:textId="77777777" w:rsidR="008620CB" w:rsidRPr="0057769F" w:rsidRDefault="008620CB" w:rsidP="008620CB">
      <w:pPr>
        <w:autoSpaceDE w:val="0"/>
        <w:autoSpaceDN w:val="0"/>
        <w:adjustRightInd w:val="0"/>
        <w:spacing w:after="0" w:line="360" w:lineRule="auto"/>
        <w:ind w:left="540" w:hanging="540"/>
        <w:jc w:val="both"/>
        <w:rPr>
          <w:color w:val="000000" w:themeColor="text1"/>
        </w:rPr>
      </w:pPr>
      <w:r w:rsidRPr="0057769F">
        <w:rPr>
          <w:rFonts w:ascii="Times New Roman" w:hAnsi="Times New Roman" w:cs="Times New Roman"/>
          <w:color w:val="000000" w:themeColor="text1"/>
          <w:sz w:val="24"/>
          <w:szCs w:val="24"/>
        </w:rPr>
        <w:t xml:space="preserve">Shrestha, U.B., Sharma, K.P., </w:t>
      </w:r>
      <w:proofErr w:type="spellStart"/>
      <w:r w:rsidRPr="0057769F">
        <w:rPr>
          <w:rFonts w:ascii="Times New Roman" w:hAnsi="Times New Roman" w:cs="Times New Roman"/>
          <w:color w:val="000000" w:themeColor="text1"/>
          <w:sz w:val="24"/>
          <w:szCs w:val="24"/>
        </w:rPr>
        <w:t>Devkota</w:t>
      </w:r>
      <w:proofErr w:type="spellEnd"/>
      <w:r w:rsidRPr="0057769F">
        <w:rPr>
          <w:rFonts w:ascii="Times New Roman" w:hAnsi="Times New Roman" w:cs="Times New Roman"/>
          <w:color w:val="000000" w:themeColor="text1"/>
          <w:sz w:val="24"/>
          <w:szCs w:val="24"/>
        </w:rPr>
        <w:t xml:space="preserve">, A., </w:t>
      </w:r>
      <w:proofErr w:type="spellStart"/>
      <w:r w:rsidRPr="0057769F">
        <w:rPr>
          <w:rFonts w:ascii="Times New Roman" w:hAnsi="Times New Roman" w:cs="Times New Roman"/>
          <w:color w:val="000000" w:themeColor="text1"/>
          <w:sz w:val="24"/>
          <w:szCs w:val="24"/>
        </w:rPr>
        <w:t>Siwakoti</w:t>
      </w:r>
      <w:proofErr w:type="spellEnd"/>
      <w:r w:rsidRPr="0057769F">
        <w:rPr>
          <w:rFonts w:ascii="Times New Roman" w:hAnsi="Times New Roman" w:cs="Times New Roman"/>
          <w:color w:val="000000" w:themeColor="text1"/>
          <w:sz w:val="24"/>
          <w:szCs w:val="24"/>
        </w:rPr>
        <w:t xml:space="preserve">, M. and Shrestha, B.B. 2018. Potential impact of climate change on the distribution of six invasive alien plants in Nepal. </w:t>
      </w:r>
      <w:r w:rsidRPr="0057769F">
        <w:rPr>
          <w:rFonts w:ascii="Times New Roman" w:hAnsi="Times New Roman" w:cs="Times New Roman"/>
          <w:i/>
          <w:color w:val="000000" w:themeColor="text1"/>
          <w:sz w:val="24"/>
          <w:szCs w:val="24"/>
        </w:rPr>
        <w:t>Ecological indicator.</w:t>
      </w:r>
      <w:r w:rsidRPr="0057769F">
        <w:rPr>
          <w:rFonts w:ascii="Times New Roman" w:hAnsi="Times New Roman" w:cs="Times New Roman"/>
          <w:color w:val="000000" w:themeColor="text1"/>
          <w:sz w:val="24"/>
          <w:szCs w:val="24"/>
        </w:rPr>
        <w:t xml:space="preserve">95 :  99-100. </w:t>
      </w:r>
      <w:hyperlink r:id="rId20" w:history="1">
        <w:r w:rsidRPr="0057769F">
          <w:rPr>
            <w:rStyle w:val="Hyperlink"/>
            <w:rFonts w:ascii="Times New Roman" w:hAnsi="Times New Roman" w:cs="Times New Roman"/>
            <w:color w:val="000000" w:themeColor="text1"/>
            <w:sz w:val="24"/>
            <w:szCs w:val="24"/>
          </w:rPr>
          <w:t>https://doi.org/10.1016/j.ecolind.2018.07.009</w:t>
        </w:r>
      </w:hyperlink>
    </w:p>
    <w:p w14:paraId="5DB8A3F8"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Sujakhu</w:t>
      </w:r>
      <w:proofErr w:type="spellEnd"/>
      <w:r w:rsidRPr="0057769F">
        <w:rPr>
          <w:rFonts w:ascii="Times New Roman" w:hAnsi="Times New Roman" w:cs="Times New Roman"/>
          <w:color w:val="000000" w:themeColor="text1"/>
          <w:sz w:val="24"/>
          <w:szCs w:val="24"/>
        </w:rPr>
        <w:t xml:space="preserve">, N.M., </w:t>
      </w:r>
      <w:proofErr w:type="spellStart"/>
      <w:r w:rsidRPr="0057769F">
        <w:rPr>
          <w:rFonts w:ascii="Times New Roman" w:hAnsi="Times New Roman" w:cs="Times New Roman"/>
          <w:color w:val="000000" w:themeColor="text1"/>
          <w:sz w:val="24"/>
          <w:szCs w:val="24"/>
        </w:rPr>
        <w:t>Ranjitkar</w:t>
      </w:r>
      <w:proofErr w:type="spellEnd"/>
      <w:r w:rsidRPr="0057769F">
        <w:rPr>
          <w:rFonts w:ascii="Times New Roman" w:hAnsi="Times New Roman" w:cs="Times New Roman"/>
          <w:color w:val="000000" w:themeColor="text1"/>
          <w:sz w:val="24"/>
          <w:szCs w:val="24"/>
        </w:rPr>
        <w:t xml:space="preserve">, S., </w:t>
      </w:r>
      <w:proofErr w:type="spellStart"/>
      <w:r w:rsidRPr="0057769F">
        <w:rPr>
          <w:rFonts w:ascii="Times New Roman" w:hAnsi="Times New Roman" w:cs="Times New Roman"/>
          <w:color w:val="000000" w:themeColor="text1"/>
          <w:sz w:val="24"/>
          <w:szCs w:val="24"/>
        </w:rPr>
        <w:t>Niraula</w:t>
      </w:r>
      <w:proofErr w:type="spellEnd"/>
      <w:r w:rsidRPr="0057769F">
        <w:rPr>
          <w:rFonts w:ascii="Times New Roman" w:hAnsi="Times New Roman" w:cs="Times New Roman"/>
          <w:color w:val="000000" w:themeColor="text1"/>
          <w:sz w:val="24"/>
          <w:szCs w:val="24"/>
        </w:rPr>
        <w:t xml:space="preserve">, R.R., Pokharel, B.K., Schmidt-Vogt, D. and  Xu J. 2016 .Farmers ` perceptions of and adaptations to changing climate in the </w:t>
      </w:r>
      <w:proofErr w:type="spellStart"/>
      <w:r w:rsidRPr="0057769F">
        <w:rPr>
          <w:rFonts w:ascii="Times New Roman" w:hAnsi="Times New Roman" w:cs="Times New Roman"/>
          <w:color w:val="000000" w:themeColor="text1"/>
          <w:sz w:val="24"/>
          <w:szCs w:val="24"/>
        </w:rPr>
        <w:t>Melamchi</w:t>
      </w:r>
      <w:proofErr w:type="spellEnd"/>
      <w:r w:rsidRPr="0057769F">
        <w:rPr>
          <w:rFonts w:ascii="Times New Roman" w:hAnsi="Times New Roman" w:cs="Times New Roman"/>
          <w:color w:val="000000" w:themeColor="text1"/>
          <w:sz w:val="24"/>
          <w:szCs w:val="24"/>
        </w:rPr>
        <w:t xml:space="preserve"> valley of Nepal. </w:t>
      </w:r>
      <w:r w:rsidRPr="0057769F">
        <w:rPr>
          <w:rFonts w:ascii="Times New Roman" w:hAnsi="Times New Roman" w:cs="Times New Roman"/>
          <w:color w:val="000000" w:themeColor="text1"/>
          <w:sz w:val="24"/>
          <w:szCs w:val="24"/>
        </w:rPr>
        <w:lastRenderedPageBreak/>
        <w:t xml:space="preserve">Mt Res Dev. 2016; 36: 15±30. </w:t>
      </w:r>
      <w:hyperlink r:id="rId21" w:history="1">
        <w:r w:rsidRPr="0057769F">
          <w:rPr>
            <w:rStyle w:val="Hyperlink"/>
            <w:rFonts w:ascii="Times New Roman" w:hAnsi="Times New Roman" w:cs="Times New Roman"/>
            <w:color w:val="000000" w:themeColor="text1"/>
            <w:sz w:val="24"/>
            <w:szCs w:val="24"/>
          </w:rPr>
          <w:t>http://dx.doi.org/10.1659/MRD-JOURNAL-D-15-00032.1</w:t>
        </w:r>
      </w:hyperlink>
      <w:r w:rsidRPr="0057769F">
        <w:rPr>
          <w:rFonts w:ascii="Times New Roman" w:hAnsi="Times New Roman" w:cs="Times New Roman"/>
          <w:color w:val="000000" w:themeColor="text1"/>
          <w:sz w:val="24"/>
          <w:szCs w:val="24"/>
        </w:rPr>
        <w:t>doi:  10.1659/MRD-JOURNAL-D-15-00032.1</w:t>
      </w:r>
    </w:p>
    <w:p w14:paraId="0F773C66"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Thapa , S., </w:t>
      </w:r>
      <w:proofErr w:type="spellStart"/>
      <w:r w:rsidRPr="0057769F">
        <w:rPr>
          <w:rFonts w:ascii="Times New Roman" w:hAnsi="Times New Roman" w:cs="Times New Roman"/>
          <w:color w:val="000000" w:themeColor="text1"/>
          <w:sz w:val="24"/>
          <w:szCs w:val="24"/>
        </w:rPr>
        <w:t>Chitale</w:t>
      </w:r>
      <w:proofErr w:type="spellEnd"/>
      <w:r w:rsidRPr="0057769F">
        <w:rPr>
          <w:rFonts w:ascii="Times New Roman" w:hAnsi="Times New Roman" w:cs="Times New Roman"/>
          <w:color w:val="000000" w:themeColor="text1"/>
          <w:sz w:val="24"/>
          <w:szCs w:val="24"/>
        </w:rPr>
        <w:t xml:space="preserve">, V. </w:t>
      </w:r>
      <w:proofErr w:type="spellStart"/>
      <w:r w:rsidRPr="0057769F">
        <w:rPr>
          <w:rFonts w:ascii="Times New Roman" w:hAnsi="Times New Roman" w:cs="Times New Roman"/>
          <w:color w:val="000000" w:themeColor="text1"/>
          <w:sz w:val="24"/>
          <w:szCs w:val="24"/>
        </w:rPr>
        <w:t>Rijal</w:t>
      </w:r>
      <w:proofErr w:type="spellEnd"/>
      <w:r w:rsidRPr="0057769F">
        <w:rPr>
          <w:rFonts w:ascii="Times New Roman" w:hAnsi="Times New Roman" w:cs="Times New Roman"/>
          <w:color w:val="000000" w:themeColor="text1"/>
          <w:sz w:val="24"/>
          <w:szCs w:val="24"/>
        </w:rPr>
        <w:t xml:space="preserve">, S.J., Bisht, N. and Shrestha, B.B.2018. Understanding the dynamics in distribution of invasive alien plant species under predicted climate change in Western Himalayas. </w:t>
      </w:r>
      <w:r w:rsidRPr="0057769F">
        <w:rPr>
          <w:rFonts w:ascii="Times New Roman" w:hAnsi="Times New Roman" w:cs="Times New Roman"/>
          <w:i/>
          <w:color w:val="000000" w:themeColor="text1"/>
          <w:sz w:val="24"/>
          <w:szCs w:val="24"/>
        </w:rPr>
        <w:t>Plos.one</w:t>
      </w:r>
      <w:r w:rsidRPr="0057769F">
        <w:rPr>
          <w:rFonts w:ascii="Times New Roman" w:hAnsi="Times New Roman" w:cs="Times New Roman"/>
          <w:color w:val="000000" w:themeColor="text1"/>
          <w:sz w:val="24"/>
          <w:szCs w:val="24"/>
        </w:rPr>
        <w:t>.1-16.</w:t>
      </w:r>
    </w:p>
    <w:p w14:paraId="6C54C202"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Zomer</w:t>
      </w:r>
      <w:proofErr w:type="spellEnd"/>
      <w:r w:rsidRPr="0057769F">
        <w:rPr>
          <w:rFonts w:ascii="Times New Roman" w:hAnsi="Times New Roman" w:cs="Times New Roman"/>
          <w:color w:val="000000" w:themeColor="text1"/>
          <w:sz w:val="24"/>
          <w:szCs w:val="24"/>
        </w:rPr>
        <w:t xml:space="preserve">, R.J., </w:t>
      </w:r>
      <w:proofErr w:type="spellStart"/>
      <w:r w:rsidRPr="0057769F">
        <w:rPr>
          <w:rFonts w:ascii="Times New Roman" w:hAnsi="Times New Roman" w:cs="Times New Roman"/>
          <w:color w:val="000000" w:themeColor="text1"/>
          <w:sz w:val="24"/>
          <w:szCs w:val="24"/>
        </w:rPr>
        <w:t>Trabucco</w:t>
      </w:r>
      <w:proofErr w:type="spellEnd"/>
      <w:r w:rsidRPr="0057769F">
        <w:rPr>
          <w:rFonts w:ascii="Times New Roman" w:hAnsi="Times New Roman" w:cs="Times New Roman"/>
          <w:color w:val="000000" w:themeColor="text1"/>
          <w:sz w:val="24"/>
          <w:szCs w:val="24"/>
        </w:rPr>
        <w:t xml:space="preserve">, A., Metzger, M.J., Wang. M., Oli. K.P. and  Xu, J. 2014.  Projected climate change impacts on spatial distribution of bioclimatic zones and ecoregions within the Kailash Sacred Landscape of China, India, Nepal. </w:t>
      </w:r>
      <w:proofErr w:type="spellStart"/>
      <w:r w:rsidRPr="0057769F">
        <w:rPr>
          <w:rFonts w:ascii="Times New Roman" w:hAnsi="Times New Roman" w:cs="Times New Roman"/>
          <w:i/>
          <w:color w:val="000000" w:themeColor="text1"/>
          <w:sz w:val="24"/>
          <w:szCs w:val="24"/>
        </w:rPr>
        <w:t>Clim</w:t>
      </w:r>
      <w:proofErr w:type="spellEnd"/>
      <w:r w:rsidRPr="0057769F">
        <w:rPr>
          <w:rFonts w:ascii="Times New Roman" w:hAnsi="Times New Roman" w:cs="Times New Roman"/>
          <w:i/>
          <w:color w:val="000000" w:themeColor="text1"/>
          <w:sz w:val="24"/>
          <w:szCs w:val="24"/>
        </w:rPr>
        <w:t xml:space="preserve"> Change</w:t>
      </w:r>
      <w:r w:rsidRPr="0057769F">
        <w:rPr>
          <w:rFonts w:ascii="Times New Roman" w:hAnsi="Times New Roman" w:cs="Times New Roman"/>
          <w:color w:val="000000" w:themeColor="text1"/>
          <w:sz w:val="24"/>
          <w:szCs w:val="24"/>
        </w:rPr>
        <w:t xml:space="preserve">. 2014; 125: 445±460. </w:t>
      </w:r>
      <w:proofErr w:type="spellStart"/>
      <w:r w:rsidRPr="0057769F">
        <w:rPr>
          <w:rFonts w:ascii="Times New Roman" w:hAnsi="Times New Roman" w:cs="Times New Roman"/>
          <w:color w:val="000000" w:themeColor="text1"/>
          <w:sz w:val="24"/>
          <w:szCs w:val="24"/>
        </w:rPr>
        <w:t>doi</w:t>
      </w:r>
      <w:proofErr w:type="spellEnd"/>
      <w:r w:rsidRPr="0057769F">
        <w:rPr>
          <w:rFonts w:ascii="Times New Roman" w:hAnsi="Times New Roman" w:cs="Times New Roman"/>
          <w:color w:val="000000" w:themeColor="text1"/>
          <w:sz w:val="24"/>
          <w:szCs w:val="24"/>
        </w:rPr>
        <w:t>: 10.1007/s10584-014-1176-2.</w:t>
      </w:r>
    </w:p>
    <w:p w14:paraId="0AA3C655" w14:textId="77777777" w:rsidR="008620CB" w:rsidRPr="0057769F" w:rsidRDefault="008620CB" w:rsidP="008620CB">
      <w:pPr>
        <w:rPr>
          <w:color w:val="000000" w:themeColor="text1"/>
        </w:rPr>
      </w:pPr>
    </w:p>
    <w:p w14:paraId="47FC6B3E" w14:textId="77777777" w:rsidR="0070590C" w:rsidRDefault="0070590C" w:rsidP="0070590C">
      <w:pPr>
        <w:jc w:val="both"/>
      </w:pPr>
    </w:p>
    <w:p w14:paraId="39AB047D" w14:textId="77777777" w:rsidR="0070590C" w:rsidRPr="00F71C26" w:rsidRDefault="0070590C" w:rsidP="002716E5">
      <w:pPr>
        <w:autoSpaceDE w:val="0"/>
        <w:autoSpaceDN w:val="0"/>
        <w:adjustRightInd w:val="0"/>
        <w:spacing w:after="0" w:line="360" w:lineRule="auto"/>
        <w:jc w:val="both"/>
        <w:rPr>
          <w:rFonts w:ascii="Times New Roman" w:hAnsi="Times New Roman" w:cs="Times New Roman"/>
          <w:sz w:val="24"/>
          <w:szCs w:val="24"/>
        </w:rPr>
      </w:pPr>
    </w:p>
    <w:p w14:paraId="70D7F684" w14:textId="77777777" w:rsidR="00F71C26" w:rsidRDefault="00F71C26" w:rsidP="002716E5">
      <w:pPr>
        <w:autoSpaceDE w:val="0"/>
        <w:autoSpaceDN w:val="0"/>
        <w:adjustRightInd w:val="0"/>
        <w:spacing w:after="0" w:line="360" w:lineRule="auto"/>
        <w:rPr>
          <w:rFonts w:ascii="Times New Roman" w:hAnsi="Times New Roman" w:cs="Times New Roman"/>
          <w:sz w:val="24"/>
        </w:rPr>
      </w:pPr>
    </w:p>
    <w:p w14:paraId="28190E41" w14:textId="77777777" w:rsidR="004807D2" w:rsidRDefault="004807D2" w:rsidP="004807D2"/>
    <w:p w14:paraId="6444A775" w14:textId="77777777" w:rsidR="001B1B72" w:rsidRDefault="001B1B72"/>
    <w:sectPr w:rsidR="001B1B72" w:rsidSect="00DD564C">
      <w:footerReference w:type="default" r:id="rId22"/>
      <w:pgSz w:w="12240" w:h="15840"/>
      <w:pgMar w:top="1440" w:right="99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diga, Abhijin (aa5ts)" w:date="2019-03-05T20:12:00Z" w:initials="AA(">
    <w:p w14:paraId="376E39CC" w14:textId="77777777" w:rsidR="00FC1F57" w:rsidRDefault="00FC1F57">
      <w:pPr>
        <w:pStyle w:val="CommentText"/>
      </w:pPr>
      <w:r>
        <w:rPr>
          <w:rStyle w:val="CommentReference"/>
        </w:rPr>
        <w:annotationRef/>
      </w:r>
      <w:r>
        <w:t>Need to expand this the very first time it is used.</w:t>
      </w:r>
    </w:p>
  </w:comment>
  <w:comment w:id="6" w:author="Adiga, Abhijin (aa5ts)" w:date="2019-03-05T20:13:00Z" w:initials="AA(">
    <w:p w14:paraId="1AAC0574" w14:textId="77777777" w:rsidR="00FC1F57" w:rsidRDefault="00FC1F57">
      <w:pPr>
        <w:pStyle w:val="CommentText"/>
      </w:pPr>
      <w:r>
        <w:rPr>
          <w:rStyle w:val="CommentReference"/>
        </w:rPr>
        <w:annotationRef/>
      </w:r>
      <w:r>
        <w:t>A general comment on the paper: Since you are analyzing an important cereal crop, it might be also good to think about what steps can be taken to increase the area of cultivation.</w:t>
      </w:r>
    </w:p>
  </w:comment>
  <w:comment w:id="7" w:author="Adiga, Abhijin (aa5ts)" w:date="2019-03-05T20:16:00Z" w:initials="AA(">
    <w:p w14:paraId="5E5F30FB" w14:textId="15836130" w:rsidR="00F07C2B" w:rsidRDefault="00F07C2B">
      <w:pPr>
        <w:pStyle w:val="CommentText"/>
      </w:pPr>
      <w:r>
        <w:rPr>
          <w:rStyle w:val="CommentReference"/>
        </w:rPr>
        <w:annotationRef/>
      </w:r>
      <w:r>
        <w:t xml:space="preserve">One sentence to mention that you are not focusing on the </w:t>
      </w:r>
      <w:proofErr w:type="spellStart"/>
      <w:r>
        <w:t>Terai</w:t>
      </w:r>
      <w:proofErr w:type="spellEnd"/>
      <w:r>
        <w:t xml:space="preserve"> region.</w:t>
      </w:r>
    </w:p>
  </w:comment>
  <w:comment w:id="8" w:author="Adiga, Abhijin (aa5ts)" w:date="2019-03-05T20:19:00Z" w:initials="AA(">
    <w:p w14:paraId="6C3427E8" w14:textId="0AF9CD72" w:rsidR="00F07C2B" w:rsidRDefault="00F07C2B">
      <w:pPr>
        <w:pStyle w:val="CommentText"/>
      </w:pPr>
      <w:r>
        <w:rPr>
          <w:rStyle w:val="CommentReference"/>
        </w:rPr>
        <w:annotationRef/>
      </w:r>
      <w:r>
        <w:t>What is the purpose of this statement here? It seems to suggest that the crop is not that important</w:t>
      </w:r>
      <w:r w:rsidR="009E55B3">
        <w:t>. Generally, this statement is not required.</w:t>
      </w:r>
    </w:p>
  </w:comment>
  <w:comment w:id="9" w:author="Adiga, Abhijin (aa5ts)" w:date="2019-03-05T20:25:00Z" w:initials="AA(">
    <w:p w14:paraId="3F0DB0C4" w14:textId="523279E1" w:rsidR="009E55B3" w:rsidRDefault="009E55B3">
      <w:pPr>
        <w:pStyle w:val="CommentText"/>
      </w:pPr>
      <w:r>
        <w:rPr>
          <w:rStyle w:val="CommentReference"/>
        </w:rPr>
        <w:annotationRef/>
      </w:r>
      <w:r>
        <w:t>Sentence needs to be corrected</w:t>
      </w:r>
    </w:p>
  </w:comment>
  <w:comment w:id="10" w:author="Adiga, Abhijin (aa5ts)" w:date="2019-03-05T20:22:00Z" w:initials="AA(">
    <w:p w14:paraId="2C4B3754" w14:textId="6A04390E" w:rsidR="009E55B3" w:rsidRDefault="009E55B3">
      <w:pPr>
        <w:pStyle w:val="CommentText"/>
      </w:pPr>
      <w:r>
        <w:rPr>
          <w:rStyle w:val="CommentReference"/>
        </w:rPr>
        <w:annotationRef/>
      </w:r>
      <w:r>
        <w:t>Repetition of second sentence in the same paragraph.</w:t>
      </w:r>
      <w:r>
        <w:tab/>
      </w:r>
    </w:p>
  </w:comment>
  <w:comment w:id="11" w:author="Adiga, Abhijin (aa5ts)" w:date="2019-03-05T20:25:00Z" w:initials="AA(">
    <w:p w14:paraId="757A8FDE" w14:textId="009B9AD9" w:rsidR="009E55B3" w:rsidRDefault="009E55B3">
      <w:pPr>
        <w:pStyle w:val="CommentText"/>
      </w:pPr>
      <w:r>
        <w:rPr>
          <w:rStyle w:val="CommentReference"/>
        </w:rPr>
        <w:annotationRef/>
      </w:r>
      <w:r>
        <w:t>Citation?</w:t>
      </w:r>
    </w:p>
  </w:comment>
  <w:comment w:id="14" w:author="Adiga, Abhijin (aa5ts)" w:date="2019-03-05T20:28:00Z" w:initials="AA(">
    <w:p w14:paraId="7792F0E9" w14:textId="332F9DA1" w:rsidR="009E55B3" w:rsidRDefault="009E55B3">
      <w:pPr>
        <w:pStyle w:val="CommentText"/>
      </w:pPr>
      <w:r>
        <w:rPr>
          <w:rStyle w:val="CommentReference"/>
        </w:rPr>
        <w:annotationRef/>
      </w:r>
      <w:r>
        <w:t>Citation?</w:t>
      </w:r>
    </w:p>
  </w:comment>
  <w:comment w:id="15" w:author="Adiga, Abhijin (aa5ts)" w:date="2019-03-05T20:28:00Z" w:initials="AA(">
    <w:p w14:paraId="502AC04B" w14:textId="07440656" w:rsidR="009E55B3" w:rsidRDefault="009E55B3">
      <w:pPr>
        <w:pStyle w:val="CommentText"/>
      </w:pPr>
      <w:r>
        <w:rPr>
          <w:rStyle w:val="CommentReference"/>
        </w:rPr>
        <w:annotationRef/>
      </w:r>
      <w:r>
        <w:t>Move to next section</w:t>
      </w:r>
    </w:p>
  </w:comment>
  <w:comment w:id="16" w:author="Adiga, Abhijin (aa5ts)" w:date="2019-03-05T20:29:00Z" w:initials="AA(">
    <w:p w14:paraId="57B3D32E" w14:textId="10CB24B7" w:rsidR="009E55B3" w:rsidRDefault="009E55B3">
      <w:pPr>
        <w:pStyle w:val="CommentText"/>
      </w:pPr>
      <w:r>
        <w:rPr>
          <w:rStyle w:val="CommentReference"/>
        </w:rPr>
        <w:annotationRef/>
      </w:r>
      <w:r>
        <w:t>How about presence points from India? In India it grows in much arid climate. Right?</w:t>
      </w:r>
    </w:p>
  </w:comment>
  <w:comment w:id="17" w:author="Adiga, Abhijin (aa5ts)" w:date="2019-03-05T20:30:00Z" w:initials="AA(">
    <w:p w14:paraId="56A10E06" w14:textId="1760BD01" w:rsidR="007658DD" w:rsidRDefault="007658DD">
      <w:pPr>
        <w:pStyle w:val="CommentText"/>
      </w:pPr>
      <w:r>
        <w:rPr>
          <w:rStyle w:val="CommentReference"/>
        </w:rPr>
        <w:annotationRef/>
      </w:r>
      <w:r>
        <w:t>Citation?</w:t>
      </w:r>
    </w:p>
  </w:comment>
  <w:comment w:id="18" w:author="Adiga, Abhijin (aa5ts)" w:date="2019-03-05T20:32:00Z" w:initials="AA(">
    <w:p w14:paraId="753F8B01" w14:textId="4350A945" w:rsidR="007658DD" w:rsidRDefault="007658DD">
      <w:pPr>
        <w:pStyle w:val="CommentText"/>
      </w:pPr>
      <w:r>
        <w:rPr>
          <w:rStyle w:val="CommentReference"/>
        </w:rPr>
        <w:annotationRef/>
      </w:r>
      <w:proofErr w:type="spellStart"/>
      <w:r>
        <w:t>Worldclim</w:t>
      </w:r>
      <w:proofErr w:type="spellEnd"/>
    </w:p>
  </w:comment>
  <w:comment w:id="19" w:author="Adiga, Abhijin (aa5ts)" w:date="2019-03-05T20:32:00Z" w:initials="AA(">
    <w:p w14:paraId="087A8DE4" w14:textId="7421DA05" w:rsidR="007658DD" w:rsidRDefault="007658DD">
      <w:pPr>
        <w:pStyle w:val="CommentText"/>
      </w:pPr>
      <w:r>
        <w:rPr>
          <w:rStyle w:val="CommentReference"/>
        </w:rPr>
        <w:annotationRef/>
      </w:r>
      <w:r>
        <w:t>30 arc seconds</w:t>
      </w:r>
    </w:p>
  </w:comment>
  <w:comment w:id="20" w:author="Adiga, Abhijin (aa5ts)" w:date="2019-03-05T20:33:00Z" w:initials="AA(">
    <w:p w14:paraId="51B5F145" w14:textId="7A751A66" w:rsidR="007658DD" w:rsidRDefault="007658DD">
      <w:pPr>
        <w:pStyle w:val="CommentText"/>
      </w:pPr>
      <w:r>
        <w:rPr>
          <w:rStyle w:val="CommentReference"/>
        </w:rPr>
        <w:annotationRef/>
      </w:r>
      <w:r>
        <w:t>Sentence not correct</w:t>
      </w:r>
    </w:p>
  </w:comment>
  <w:comment w:id="22" w:author="Adiga, Abhijin (aa5ts)" w:date="2019-03-05T20:33:00Z" w:initials="AA(">
    <w:p w14:paraId="7982B735" w14:textId="054D878A" w:rsidR="007658DD" w:rsidRDefault="007658DD">
      <w:pPr>
        <w:pStyle w:val="CommentText"/>
      </w:pPr>
      <w:r>
        <w:rPr>
          <w:rStyle w:val="CommentReference"/>
        </w:rPr>
        <w:annotationRef/>
      </w:r>
      <w:r>
        <w:t>What is the purpose of this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E39CC" w15:done="0"/>
  <w15:commentEx w15:paraId="1AAC0574" w15:done="0"/>
  <w15:commentEx w15:paraId="5E5F30FB" w15:done="0"/>
  <w15:commentEx w15:paraId="6C3427E8" w15:done="0"/>
  <w15:commentEx w15:paraId="3F0DB0C4" w15:done="0"/>
  <w15:commentEx w15:paraId="2C4B3754" w15:done="0"/>
  <w15:commentEx w15:paraId="757A8FDE" w15:done="0"/>
  <w15:commentEx w15:paraId="7792F0E9" w15:done="0"/>
  <w15:commentEx w15:paraId="502AC04B" w15:done="0"/>
  <w15:commentEx w15:paraId="57B3D32E" w15:done="0"/>
  <w15:commentEx w15:paraId="56A10E06" w15:done="0"/>
  <w15:commentEx w15:paraId="753F8B01" w15:done="0"/>
  <w15:commentEx w15:paraId="087A8DE4" w15:done="0"/>
  <w15:commentEx w15:paraId="51B5F145" w15:done="0"/>
  <w15:commentEx w15:paraId="7982B7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E39CC" w16cid:durableId="2029569C"/>
  <w16cid:commentId w16cid:paraId="1AAC0574" w16cid:durableId="202956F4"/>
  <w16cid:commentId w16cid:paraId="5E5F30FB" w16cid:durableId="20295787"/>
  <w16cid:commentId w16cid:paraId="6C3427E8" w16cid:durableId="2029584D"/>
  <w16cid:commentId w16cid:paraId="3F0DB0C4" w16cid:durableId="2029599E"/>
  <w16cid:commentId w16cid:paraId="2C4B3754" w16cid:durableId="202958FA"/>
  <w16cid:commentId w16cid:paraId="757A8FDE" w16cid:durableId="202959CD"/>
  <w16cid:commentId w16cid:paraId="7792F0E9" w16cid:durableId="20295A5B"/>
  <w16cid:commentId w16cid:paraId="502AC04B" w16cid:durableId="20295A85"/>
  <w16cid:commentId w16cid:paraId="57B3D32E" w16cid:durableId="20295AB2"/>
  <w16cid:commentId w16cid:paraId="56A10E06" w16cid:durableId="20295AF4"/>
  <w16cid:commentId w16cid:paraId="753F8B01" w16cid:durableId="20295B62"/>
  <w16cid:commentId w16cid:paraId="087A8DE4" w16cid:durableId="20295B6B"/>
  <w16cid:commentId w16cid:paraId="51B5F145" w16cid:durableId="20295BA1"/>
  <w16cid:commentId w16cid:paraId="7982B735" w16cid:durableId="20295B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BDB82" w14:textId="77777777" w:rsidR="00A244F8" w:rsidRDefault="00A244F8" w:rsidP="00A85671">
      <w:pPr>
        <w:spacing w:after="0" w:line="240" w:lineRule="auto"/>
      </w:pPr>
      <w:r>
        <w:separator/>
      </w:r>
    </w:p>
  </w:endnote>
  <w:endnote w:type="continuationSeparator" w:id="0">
    <w:p w14:paraId="2C24618E" w14:textId="77777777" w:rsidR="00A244F8" w:rsidRDefault="00A244F8" w:rsidP="00A85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MS Mincho"/>
    <w:panose1 w:val="020B0604020202020204"/>
    <w:charset w:val="80"/>
    <w:family w:val="auto"/>
    <w:notTrueType/>
    <w:pitch w:val="default"/>
    <w:sig w:usb0="00000000" w:usb1="08070000" w:usb2="00000010" w:usb3="00000000" w:csb0="00020000" w:csb1="00000000"/>
  </w:font>
  <w:font w:name="CIDFont+F3">
    <w:altName w:val="MS Mincho"/>
    <w:panose1 w:val="020B0604020202020204"/>
    <w:charset w:val="80"/>
    <w:family w:val="auto"/>
    <w:notTrueType/>
    <w:pitch w:val="default"/>
    <w:sig w:usb0="00000003" w:usb1="08070000" w:usb2="00000010" w:usb3="00000000" w:csb0="00020001" w:csb1="00000000"/>
  </w:font>
  <w:font w:name="AdvP7627">
    <w:altName w:val="Cambria"/>
    <w:panose1 w:val="020B0604020202020204"/>
    <w:charset w:val="00"/>
    <w:family w:val="roman"/>
    <w:notTrueType/>
    <w:pitch w:val="default"/>
    <w:sig w:usb0="00000003" w:usb1="00000000" w:usb2="00000000" w:usb3="00000000" w:csb0="00000001" w:csb1="00000000"/>
  </w:font>
  <w:font w:name="AdvOT596495f2">
    <w:altName w:val="Cambria"/>
    <w:panose1 w:val="020B0604020202020204"/>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82803" w14:textId="77777777" w:rsidR="009F060B" w:rsidRDefault="00A244F8">
    <w:pPr>
      <w:pStyle w:val="Footer"/>
      <w:jc w:val="center"/>
    </w:pPr>
    <w:r>
      <w:rPr>
        <w:noProof/>
      </w:rPr>
      <w:fldChar w:fldCharType="begin"/>
    </w:r>
    <w:r>
      <w:rPr>
        <w:noProof/>
      </w:rPr>
      <w:instrText xml:space="preserve"> PAGE   \* MERGEFORMAT </w:instrText>
    </w:r>
    <w:r>
      <w:rPr>
        <w:noProof/>
      </w:rPr>
      <w:fldChar w:fldCharType="separate"/>
    </w:r>
    <w:r w:rsidR="00DC78BF">
      <w:rPr>
        <w:noProof/>
      </w:rPr>
      <w:t>1</w:t>
    </w:r>
    <w:r>
      <w:rPr>
        <w:noProof/>
      </w:rPr>
      <w:fldChar w:fldCharType="end"/>
    </w:r>
  </w:p>
  <w:p w14:paraId="69A3D620" w14:textId="77777777" w:rsidR="009F060B" w:rsidRDefault="009F06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974C8" w14:textId="77777777" w:rsidR="00A244F8" w:rsidRDefault="00A244F8" w:rsidP="00A85671">
      <w:pPr>
        <w:spacing w:after="0" w:line="240" w:lineRule="auto"/>
      </w:pPr>
      <w:r>
        <w:separator/>
      </w:r>
    </w:p>
  </w:footnote>
  <w:footnote w:type="continuationSeparator" w:id="0">
    <w:p w14:paraId="50483BE4" w14:textId="77777777" w:rsidR="00A244F8" w:rsidRDefault="00A244F8" w:rsidP="00A85671">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iga, Abhijin (aa5ts)">
    <w15:presenceInfo w15:providerId="AD" w15:userId="S::aa5ts@virginia.edu::af2dcf1a-e065-430c-8439-d1d5ac10d9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07D2"/>
    <w:rsid w:val="0001225E"/>
    <w:rsid w:val="000136BF"/>
    <w:rsid w:val="000214FE"/>
    <w:rsid w:val="00032E4D"/>
    <w:rsid w:val="00035858"/>
    <w:rsid w:val="00035939"/>
    <w:rsid w:val="000574DE"/>
    <w:rsid w:val="00060022"/>
    <w:rsid w:val="000727E1"/>
    <w:rsid w:val="000750E2"/>
    <w:rsid w:val="000802E7"/>
    <w:rsid w:val="00082795"/>
    <w:rsid w:val="00082CFC"/>
    <w:rsid w:val="00083072"/>
    <w:rsid w:val="00090474"/>
    <w:rsid w:val="000924A9"/>
    <w:rsid w:val="000968A1"/>
    <w:rsid w:val="000A51B7"/>
    <w:rsid w:val="000A7A7A"/>
    <w:rsid w:val="000B065C"/>
    <w:rsid w:val="000B1832"/>
    <w:rsid w:val="000B550C"/>
    <w:rsid w:val="000C3C40"/>
    <w:rsid w:val="000C6720"/>
    <w:rsid w:val="000D36CE"/>
    <w:rsid w:val="000E22E0"/>
    <w:rsid w:val="000F01AC"/>
    <w:rsid w:val="000F046C"/>
    <w:rsid w:val="000F1DB0"/>
    <w:rsid w:val="000F3F46"/>
    <w:rsid w:val="000F69BD"/>
    <w:rsid w:val="000F73DE"/>
    <w:rsid w:val="00100935"/>
    <w:rsid w:val="001025A8"/>
    <w:rsid w:val="00107897"/>
    <w:rsid w:val="0011111B"/>
    <w:rsid w:val="0012272F"/>
    <w:rsid w:val="00127364"/>
    <w:rsid w:val="001351B4"/>
    <w:rsid w:val="00154699"/>
    <w:rsid w:val="00164833"/>
    <w:rsid w:val="00171DF0"/>
    <w:rsid w:val="00172BE9"/>
    <w:rsid w:val="00175128"/>
    <w:rsid w:val="00181370"/>
    <w:rsid w:val="00183CD6"/>
    <w:rsid w:val="00187C63"/>
    <w:rsid w:val="00191FFA"/>
    <w:rsid w:val="0019349F"/>
    <w:rsid w:val="001A1814"/>
    <w:rsid w:val="001A2F27"/>
    <w:rsid w:val="001A664D"/>
    <w:rsid w:val="001A6D83"/>
    <w:rsid w:val="001B1B72"/>
    <w:rsid w:val="001B3A0A"/>
    <w:rsid w:val="001B63AA"/>
    <w:rsid w:val="001C5A6E"/>
    <w:rsid w:val="001E28EE"/>
    <w:rsid w:val="001E2999"/>
    <w:rsid w:val="001F056B"/>
    <w:rsid w:val="001F3A26"/>
    <w:rsid w:val="001F4885"/>
    <w:rsid w:val="001F798D"/>
    <w:rsid w:val="001F7BBB"/>
    <w:rsid w:val="00210B56"/>
    <w:rsid w:val="002123F3"/>
    <w:rsid w:val="0021399A"/>
    <w:rsid w:val="00220B13"/>
    <w:rsid w:val="00231753"/>
    <w:rsid w:val="002326EF"/>
    <w:rsid w:val="002410A4"/>
    <w:rsid w:val="002411BB"/>
    <w:rsid w:val="00242F02"/>
    <w:rsid w:val="0024525F"/>
    <w:rsid w:val="00247D3D"/>
    <w:rsid w:val="0025574C"/>
    <w:rsid w:val="002560E3"/>
    <w:rsid w:val="00261110"/>
    <w:rsid w:val="002716E5"/>
    <w:rsid w:val="00277FD1"/>
    <w:rsid w:val="00282942"/>
    <w:rsid w:val="002A6B13"/>
    <w:rsid w:val="002A7659"/>
    <w:rsid w:val="002B1032"/>
    <w:rsid w:val="002B6581"/>
    <w:rsid w:val="002B67E2"/>
    <w:rsid w:val="002D0333"/>
    <w:rsid w:val="002D239C"/>
    <w:rsid w:val="002D3CC2"/>
    <w:rsid w:val="002D74E4"/>
    <w:rsid w:val="002E39BC"/>
    <w:rsid w:val="002E77D5"/>
    <w:rsid w:val="002F6B6F"/>
    <w:rsid w:val="003059EE"/>
    <w:rsid w:val="003110B0"/>
    <w:rsid w:val="00315054"/>
    <w:rsid w:val="00315841"/>
    <w:rsid w:val="00316D59"/>
    <w:rsid w:val="00316F56"/>
    <w:rsid w:val="00322ADC"/>
    <w:rsid w:val="0033091C"/>
    <w:rsid w:val="00331725"/>
    <w:rsid w:val="00341BA8"/>
    <w:rsid w:val="00344CCE"/>
    <w:rsid w:val="00346714"/>
    <w:rsid w:val="00354272"/>
    <w:rsid w:val="00356DEC"/>
    <w:rsid w:val="003575F7"/>
    <w:rsid w:val="00370666"/>
    <w:rsid w:val="00375170"/>
    <w:rsid w:val="003772A4"/>
    <w:rsid w:val="00377A94"/>
    <w:rsid w:val="00381B63"/>
    <w:rsid w:val="003903DA"/>
    <w:rsid w:val="003A6088"/>
    <w:rsid w:val="003A7D87"/>
    <w:rsid w:val="003B07D4"/>
    <w:rsid w:val="003B2172"/>
    <w:rsid w:val="003B2901"/>
    <w:rsid w:val="003B65D6"/>
    <w:rsid w:val="003B7A25"/>
    <w:rsid w:val="003D3675"/>
    <w:rsid w:val="003D42DA"/>
    <w:rsid w:val="003F2435"/>
    <w:rsid w:val="004045FF"/>
    <w:rsid w:val="004112CC"/>
    <w:rsid w:val="00411464"/>
    <w:rsid w:val="0041627C"/>
    <w:rsid w:val="00417546"/>
    <w:rsid w:val="00417A18"/>
    <w:rsid w:val="004226F0"/>
    <w:rsid w:val="0043237B"/>
    <w:rsid w:val="00444D8A"/>
    <w:rsid w:val="00445BE3"/>
    <w:rsid w:val="0045006D"/>
    <w:rsid w:val="00456523"/>
    <w:rsid w:val="00460B1E"/>
    <w:rsid w:val="0046132B"/>
    <w:rsid w:val="00472F42"/>
    <w:rsid w:val="0047663A"/>
    <w:rsid w:val="004807D2"/>
    <w:rsid w:val="0048785C"/>
    <w:rsid w:val="00490383"/>
    <w:rsid w:val="00494502"/>
    <w:rsid w:val="00495F0F"/>
    <w:rsid w:val="004A0CCB"/>
    <w:rsid w:val="004A1811"/>
    <w:rsid w:val="004A1FD4"/>
    <w:rsid w:val="004A3E01"/>
    <w:rsid w:val="004B50EB"/>
    <w:rsid w:val="004B528A"/>
    <w:rsid w:val="004B5481"/>
    <w:rsid w:val="004C2131"/>
    <w:rsid w:val="004C33BC"/>
    <w:rsid w:val="004C3978"/>
    <w:rsid w:val="004C3DA4"/>
    <w:rsid w:val="004C62A0"/>
    <w:rsid w:val="004C7E6D"/>
    <w:rsid w:val="004D075C"/>
    <w:rsid w:val="004D5DB8"/>
    <w:rsid w:val="004F1972"/>
    <w:rsid w:val="004F19C9"/>
    <w:rsid w:val="004F38AA"/>
    <w:rsid w:val="004F3B38"/>
    <w:rsid w:val="004F54D3"/>
    <w:rsid w:val="004F7B2B"/>
    <w:rsid w:val="00507BFD"/>
    <w:rsid w:val="00510B24"/>
    <w:rsid w:val="005149B9"/>
    <w:rsid w:val="005216CE"/>
    <w:rsid w:val="00535128"/>
    <w:rsid w:val="00535AE4"/>
    <w:rsid w:val="00536C00"/>
    <w:rsid w:val="005415A5"/>
    <w:rsid w:val="00553CCD"/>
    <w:rsid w:val="00557373"/>
    <w:rsid w:val="005625AC"/>
    <w:rsid w:val="005654A2"/>
    <w:rsid w:val="00571929"/>
    <w:rsid w:val="00572F65"/>
    <w:rsid w:val="00576060"/>
    <w:rsid w:val="00585163"/>
    <w:rsid w:val="005904AE"/>
    <w:rsid w:val="005907A7"/>
    <w:rsid w:val="005A2B7C"/>
    <w:rsid w:val="005A5ED6"/>
    <w:rsid w:val="005A633D"/>
    <w:rsid w:val="005A7E19"/>
    <w:rsid w:val="005B2D9D"/>
    <w:rsid w:val="005B4195"/>
    <w:rsid w:val="005B5592"/>
    <w:rsid w:val="005C5AA3"/>
    <w:rsid w:val="005D0720"/>
    <w:rsid w:val="005D5E8B"/>
    <w:rsid w:val="005E55EF"/>
    <w:rsid w:val="005E7432"/>
    <w:rsid w:val="005F4D01"/>
    <w:rsid w:val="005F511E"/>
    <w:rsid w:val="005F7A13"/>
    <w:rsid w:val="00603988"/>
    <w:rsid w:val="00607D35"/>
    <w:rsid w:val="00610C3D"/>
    <w:rsid w:val="006114BF"/>
    <w:rsid w:val="006179E3"/>
    <w:rsid w:val="006234EE"/>
    <w:rsid w:val="00625DA1"/>
    <w:rsid w:val="00626A4D"/>
    <w:rsid w:val="00637C5D"/>
    <w:rsid w:val="006401E1"/>
    <w:rsid w:val="00651CB6"/>
    <w:rsid w:val="00653146"/>
    <w:rsid w:val="0065613D"/>
    <w:rsid w:val="006619CD"/>
    <w:rsid w:val="00672735"/>
    <w:rsid w:val="006727C2"/>
    <w:rsid w:val="00685350"/>
    <w:rsid w:val="00691B25"/>
    <w:rsid w:val="00693ECE"/>
    <w:rsid w:val="006A5E1C"/>
    <w:rsid w:val="006A70D0"/>
    <w:rsid w:val="006A713D"/>
    <w:rsid w:val="006B051F"/>
    <w:rsid w:val="006B298E"/>
    <w:rsid w:val="006B434A"/>
    <w:rsid w:val="006C2777"/>
    <w:rsid w:val="006C309E"/>
    <w:rsid w:val="006C70A2"/>
    <w:rsid w:val="006C7542"/>
    <w:rsid w:val="006C7758"/>
    <w:rsid w:val="006D0955"/>
    <w:rsid w:val="006D2984"/>
    <w:rsid w:val="006D435F"/>
    <w:rsid w:val="006D4B70"/>
    <w:rsid w:val="006D6ACA"/>
    <w:rsid w:val="006D76C5"/>
    <w:rsid w:val="00701E4D"/>
    <w:rsid w:val="0070359D"/>
    <w:rsid w:val="00703653"/>
    <w:rsid w:val="0070394B"/>
    <w:rsid w:val="0070590C"/>
    <w:rsid w:val="00710928"/>
    <w:rsid w:val="0071597B"/>
    <w:rsid w:val="0072238D"/>
    <w:rsid w:val="007230AE"/>
    <w:rsid w:val="0073205E"/>
    <w:rsid w:val="007322E3"/>
    <w:rsid w:val="0073384C"/>
    <w:rsid w:val="00742248"/>
    <w:rsid w:val="00742CF8"/>
    <w:rsid w:val="00746407"/>
    <w:rsid w:val="00752BD7"/>
    <w:rsid w:val="00754CC7"/>
    <w:rsid w:val="007646B4"/>
    <w:rsid w:val="007658DD"/>
    <w:rsid w:val="0078035A"/>
    <w:rsid w:val="00780522"/>
    <w:rsid w:val="007810EA"/>
    <w:rsid w:val="00787637"/>
    <w:rsid w:val="00793245"/>
    <w:rsid w:val="00796AC1"/>
    <w:rsid w:val="007A1859"/>
    <w:rsid w:val="007A54FC"/>
    <w:rsid w:val="007A6827"/>
    <w:rsid w:val="007A6A3E"/>
    <w:rsid w:val="007B64AD"/>
    <w:rsid w:val="007C0DFE"/>
    <w:rsid w:val="007C57D2"/>
    <w:rsid w:val="007D4ACE"/>
    <w:rsid w:val="007D6394"/>
    <w:rsid w:val="007D7595"/>
    <w:rsid w:val="007F7DBF"/>
    <w:rsid w:val="0081586B"/>
    <w:rsid w:val="00820FF8"/>
    <w:rsid w:val="0082139C"/>
    <w:rsid w:val="00824006"/>
    <w:rsid w:val="00835187"/>
    <w:rsid w:val="00841789"/>
    <w:rsid w:val="00847A02"/>
    <w:rsid w:val="0085062E"/>
    <w:rsid w:val="00860083"/>
    <w:rsid w:val="008620CB"/>
    <w:rsid w:val="00862A86"/>
    <w:rsid w:val="008658CC"/>
    <w:rsid w:val="00874599"/>
    <w:rsid w:val="00874A41"/>
    <w:rsid w:val="00882A2A"/>
    <w:rsid w:val="008863AE"/>
    <w:rsid w:val="008911ED"/>
    <w:rsid w:val="00896CFC"/>
    <w:rsid w:val="008A7445"/>
    <w:rsid w:val="008B06C5"/>
    <w:rsid w:val="008B106B"/>
    <w:rsid w:val="008C414C"/>
    <w:rsid w:val="008D4BA8"/>
    <w:rsid w:val="008E26BA"/>
    <w:rsid w:val="008F325C"/>
    <w:rsid w:val="008F4294"/>
    <w:rsid w:val="008F6767"/>
    <w:rsid w:val="009017BA"/>
    <w:rsid w:val="00903118"/>
    <w:rsid w:val="00905EED"/>
    <w:rsid w:val="00906A30"/>
    <w:rsid w:val="009075D4"/>
    <w:rsid w:val="00914551"/>
    <w:rsid w:val="009334F1"/>
    <w:rsid w:val="00933FCC"/>
    <w:rsid w:val="009362B8"/>
    <w:rsid w:val="00941791"/>
    <w:rsid w:val="00944E1F"/>
    <w:rsid w:val="009557D7"/>
    <w:rsid w:val="00964F82"/>
    <w:rsid w:val="00971D8E"/>
    <w:rsid w:val="00987B9D"/>
    <w:rsid w:val="009920D4"/>
    <w:rsid w:val="00996256"/>
    <w:rsid w:val="009A0F21"/>
    <w:rsid w:val="009B03E6"/>
    <w:rsid w:val="009B195C"/>
    <w:rsid w:val="009B4D04"/>
    <w:rsid w:val="009B7E67"/>
    <w:rsid w:val="009C134B"/>
    <w:rsid w:val="009C5AE1"/>
    <w:rsid w:val="009C640F"/>
    <w:rsid w:val="009D5397"/>
    <w:rsid w:val="009E12C7"/>
    <w:rsid w:val="009E303D"/>
    <w:rsid w:val="009E4817"/>
    <w:rsid w:val="009E55B3"/>
    <w:rsid w:val="009E7867"/>
    <w:rsid w:val="009F060B"/>
    <w:rsid w:val="009F2421"/>
    <w:rsid w:val="009F5ADE"/>
    <w:rsid w:val="00A015E0"/>
    <w:rsid w:val="00A03CC6"/>
    <w:rsid w:val="00A124B8"/>
    <w:rsid w:val="00A244F8"/>
    <w:rsid w:val="00A2663D"/>
    <w:rsid w:val="00A312F6"/>
    <w:rsid w:val="00A41AEF"/>
    <w:rsid w:val="00A42E61"/>
    <w:rsid w:val="00A4517E"/>
    <w:rsid w:val="00A458C2"/>
    <w:rsid w:val="00A45BCC"/>
    <w:rsid w:val="00A54B4A"/>
    <w:rsid w:val="00A65F44"/>
    <w:rsid w:val="00A72FBD"/>
    <w:rsid w:val="00A75078"/>
    <w:rsid w:val="00A85671"/>
    <w:rsid w:val="00A9447B"/>
    <w:rsid w:val="00AA607A"/>
    <w:rsid w:val="00AB7343"/>
    <w:rsid w:val="00AC1540"/>
    <w:rsid w:val="00AC3C8C"/>
    <w:rsid w:val="00AD00CD"/>
    <w:rsid w:val="00AD304C"/>
    <w:rsid w:val="00AD6935"/>
    <w:rsid w:val="00AE65A0"/>
    <w:rsid w:val="00B2105F"/>
    <w:rsid w:val="00B27688"/>
    <w:rsid w:val="00B30901"/>
    <w:rsid w:val="00B34F1C"/>
    <w:rsid w:val="00B41AA7"/>
    <w:rsid w:val="00B429B2"/>
    <w:rsid w:val="00B44763"/>
    <w:rsid w:val="00B57D27"/>
    <w:rsid w:val="00B61200"/>
    <w:rsid w:val="00B63B67"/>
    <w:rsid w:val="00B63F0F"/>
    <w:rsid w:val="00B7327C"/>
    <w:rsid w:val="00B73F94"/>
    <w:rsid w:val="00B81C46"/>
    <w:rsid w:val="00BA3897"/>
    <w:rsid w:val="00BA5FA6"/>
    <w:rsid w:val="00BB0F85"/>
    <w:rsid w:val="00BB21ED"/>
    <w:rsid w:val="00BB5813"/>
    <w:rsid w:val="00BB6166"/>
    <w:rsid w:val="00BC1A6E"/>
    <w:rsid w:val="00BC6CA1"/>
    <w:rsid w:val="00BD0C2A"/>
    <w:rsid w:val="00BD1220"/>
    <w:rsid w:val="00BE1FF2"/>
    <w:rsid w:val="00BE7316"/>
    <w:rsid w:val="00BE7D6F"/>
    <w:rsid w:val="00BF4B3A"/>
    <w:rsid w:val="00BF7305"/>
    <w:rsid w:val="00C22B6A"/>
    <w:rsid w:val="00C23575"/>
    <w:rsid w:val="00C23FF7"/>
    <w:rsid w:val="00C248D3"/>
    <w:rsid w:val="00C26328"/>
    <w:rsid w:val="00C35CC6"/>
    <w:rsid w:val="00C41D63"/>
    <w:rsid w:val="00C43758"/>
    <w:rsid w:val="00C47BD3"/>
    <w:rsid w:val="00C505D1"/>
    <w:rsid w:val="00C525B1"/>
    <w:rsid w:val="00C55C94"/>
    <w:rsid w:val="00C66220"/>
    <w:rsid w:val="00C700B9"/>
    <w:rsid w:val="00C77D6F"/>
    <w:rsid w:val="00C80495"/>
    <w:rsid w:val="00C8176C"/>
    <w:rsid w:val="00C906CB"/>
    <w:rsid w:val="00C90A3F"/>
    <w:rsid w:val="00C91C63"/>
    <w:rsid w:val="00C96C32"/>
    <w:rsid w:val="00CA3FB0"/>
    <w:rsid w:val="00CA6001"/>
    <w:rsid w:val="00CA668A"/>
    <w:rsid w:val="00CC09B9"/>
    <w:rsid w:val="00CC5B23"/>
    <w:rsid w:val="00CC6FF9"/>
    <w:rsid w:val="00CF6188"/>
    <w:rsid w:val="00D01F7C"/>
    <w:rsid w:val="00D03DEE"/>
    <w:rsid w:val="00D11EBF"/>
    <w:rsid w:val="00D128BB"/>
    <w:rsid w:val="00D12FFC"/>
    <w:rsid w:val="00D242CE"/>
    <w:rsid w:val="00D27509"/>
    <w:rsid w:val="00D31286"/>
    <w:rsid w:val="00D31472"/>
    <w:rsid w:val="00D33163"/>
    <w:rsid w:val="00D343DC"/>
    <w:rsid w:val="00D46468"/>
    <w:rsid w:val="00D47F95"/>
    <w:rsid w:val="00D50650"/>
    <w:rsid w:val="00D55207"/>
    <w:rsid w:val="00D6092A"/>
    <w:rsid w:val="00D728D2"/>
    <w:rsid w:val="00D744A9"/>
    <w:rsid w:val="00D748C0"/>
    <w:rsid w:val="00D763D0"/>
    <w:rsid w:val="00D766CE"/>
    <w:rsid w:val="00D80E2A"/>
    <w:rsid w:val="00D834F2"/>
    <w:rsid w:val="00D8369E"/>
    <w:rsid w:val="00D85BF1"/>
    <w:rsid w:val="00D9290A"/>
    <w:rsid w:val="00DB1138"/>
    <w:rsid w:val="00DB5317"/>
    <w:rsid w:val="00DC1C39"/>
    <w:rsid w:val="00DC571B"/>
    <w:rsid w:val="00DC5B8F"/>
    <w:rsid w:val="00DC78BF"/>
    <w:rsid w:val="00DD2FC5"/>
    <w:rsid w:val="00DD564C"/>
    <w:rsid w:val="00DD6B70"/>
    <w:rsid w:val="00DE076F"/>
    <w:rsid w:val="00DE2870"/>
    <w:rsid w:val="00DF54BF"/>
    <w:rsid w:val="00E02567"/>
    <w:rsid w:val="00E064F5"/>
    <w:rsid w:val="00E13C72"/>
    <w:rsid w:val="00E14016"/>
    <w:rsid w:val="00E330D0"/>
    <w:rsid w:val="00E46F4F"/>
    <w:rsid w:val="00E50D27"/>
    <w:rsid w:val="00E610E8"/>
    <w:rsid w:val="00E62C31"/>
    <w:rsid w:val="00E6535F"/>
    <w:rsid w:val="00E66301"/>
    <w:rsid w:val="00E67240"/>
    <w:rsid w:val="00E71827"/>
    <w:rsid w:val="00E81226"/>
    <w:rsid w:val="00E816BD"/>
    <w:rsid w:val="00E82BAD"/>
    <w:rsid w:val="00EA0131"/>
    <w:rsid w:val="00EC02FB"/>
    <w:rsid w:val="00EC5142"/>
    <w:rsid w:val="00EC61D8"/>
    <w:rsid w:val="00EF3599"/>
    <w:rsid w:val="00EF7B1C"/>
    <w:rsid w:val="00F0091B"/>
    <w:rsid w:val="00F07C2B"/>
    <w:rsid w:val="00F1369D"/>
    <w:rsid w:val="00F146DC"/>
    <w:rsid w:val="00F1693B"/>
    <w:rsid w:val="00F16D17"/>
    <w:rsid w:val="00F21147"/>
    <w:rsid w:val="00F250F6"/>
    <w:rsid w:val="00F32DBC"/>
    <w:rsid w:val="00F40C08"/>
    <w:rsid w:val="00F40E52"/>
    <w:rsid w:val="00F50CA1"/>
    <w:rsid w:val="00F52A1F"/>
    <w:rsid w:val="00F54999"/>
    <w:rsid w:val="00F60CB4"/>
    <w:rsid w:val="00F703A5"/>
    <w:rsid w:val="00F71679"/>
    <w:rsid w:val="00F71C26"/>
    <w:rsid w:val="00F7358B"/>
    <w:rsid w:val="00F77248"/>
    <w:rsid w:val="00F8558C"/>
    <w:rsid w:val="00F90158"/>
    <w:rsid w:val="00F923C7"/>
    <w:rsid w:val="00F94663"/>
    <w:rsid w:val="00F9491C"/>
    <w:rsid w:val="00F96724"/>
    <w:rsid w:val="00FB3B36"/>
    <w:rsid w:val="00FB7336"/>
    <w:rsid w:val="00FC0F31"/>
    <w:rsid w:val="00FC1F57"/>
    <w:rsid w:val="00FD6FA6"/>
    <w:rsid w:val="00FE0B74"/>
    <w:rsid w:val="00FF20B8"/>
    <w:rsid w:val="00FF57C3"/>
    <w:rsid w:val="00FF64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48DADE"/>
  <w15:docId w15:val="{767FF0E4-1822-074C-9A0D-47034A624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Mangal"/>
        <w:lang w:val="en-US" w:eastAsia="en-US" w:bidi="ne-NP"/>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07D2"/>
    <w:pPr>
      <w:spacing w:after="200" w:line="276" w:lineRule="auto"/>
    </w:pPr>
    <w:rPr>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4807D2"/>
    <w:rPr>
      <w:color w:val="0000FF"/>
      <w:u w:val="single"/>
    </w:rPr>
  </w:style>
  <w:style w:type="paragraph" w:styleId="Header">
    <w:name w:val="header"/>
    <w:basedOn w:val="Normal"/>
    <w:link w:val="HeaderChar"/>
    <w:uiPriority w:val="99"/>
    <w:semiHidden/>
    <w:unhideWhenUsed/>
    <w:rsid w:val="004807D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807D2"/>
  </w:style>
  <w:style w:type="paragraph" w:styleId="Footer">
    <w:name w:val="footer"/>
    <w:basedOn w:val="Normal"/>
    <w:link w:val="FooterChar"/>
    <w:uiPriority w:val="99"/>
    <w:unhideWhenUsed/>
    <w:rsid w:val="004807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7D2"/>
  </w:style>
  <w:style w:type="paragraph" w:customStyle="1" w:styleId="Default">
    <w:name w:val="Default"/>
    <w:rsid w:val="004807D2"/>
    <w:pPr>
      <w:autoSpaceDE w:val="0"/>
      <w:autoSpaceDN w:val="0"/>
      <w:adjustRightInd w:val="0"/>
    </w:pPr>
    <w:rPr>
      <w:rFonts w:ascii="Times New Roman" w:hAnsi="Times New Roman" w:cs="Times New Roman"/>
      <w:color w:val="000000"/>
      <w:sz w:val="24"/>
      <w:szCs w:val="24"/>
      <w:lang w:bidi="ar-SA"/>
    </w:rPr>
  </w:style>
  <w:style w:type="character" w:customStyle="1" w:styleId="A1">
    <w:name w:val="A1"/>
    <w:uiPriority w:val="99"/>
    <w:rsid w:val="004807D2"/>
    <w:rPr>
      <w:rFonts w:cs="Cambria"/>
      <w:b/>
      <w:bCs/>
      <w:color w:val="000000"/>
      <w:sz w:val="40"/>
      <w:szCs w:val="40"/>
    </w:rPr>
  </w:style>
  <w:style w:type="table" w:styleId="TableGrid">
    <w:name w:val="Table Grid"/>
    <w:basedOn w:val="TableNormal"/>
    <w:uiPriority w:val="59"/>
    <w:rsid w:val="004807D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4807D2"/>
    <w:pPr>
      <w:spacing w:line="240" w:lineRule="auto"/>
    </w:pPr>
    <w:rPr>
      <w:b/>
      <w:bCs/>
      <w:color w:val="4F81BD"/>
      <w:sz w:val="18"/>
      <w:szCs w:val="18"/>
    </w:rPr>
  </w:style>
  <w:style w:type="paragraph" w:styleId="BalloonText">
    <w:name w:val="Balloon Text"/>
    <w:basedOn w:val="Normal"/>
    <w:link w:val="BalloonTextChar"/>
    <w:uiPriority w:val="99"/>
    <w:semiHidden/>
    <w:unhideWhenUsed/>
    <w:rsid w:val="004807D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7D2"/>
    <w:rPr>
      <w:rFonts w:ascii="Tahoma" w:hAnsi="Tahoma" w:cs="Tahoma"/>
      <w:sz w:val="16"/>
      <w:szCs w:val="16"/>
    </w:rPr>
  </w:style>
  <w:style w:type="character" w:styleId="CommentReference">
    <w:name w:val="annotation reference"/>
    <w:uiPriority w:val="99"/>
    <w:semiHidden/>
    <w:unhideWhenUsed/>
    <w:rsid w:val="00796AC1"/>
    <w:rPr>
      <w:sz w:val="16"/>
      <w:szCs w:val="16"/>
    </w:rPr>
  </w:style>
  <w:style w:type="paragraph" w:styleId="CommentText">
    <w:name w:val="annotation text"/>
    <w:basedOn w:val="Normal"/>
    <w:link w:val="CommentTextChar"/>
    <w:uiPriority w:val="99"/>
    <w:semiHidden/>
    <w:unhideWhenUsed/>
    <w:rsid w:val="00796AC1"/>
    <w:pPr>
      <w:spacing w:line="240" w:lineRule="auto"/>
    </w:pPr>
    <w:rPr>
      <w:sz w:val="20"/>
      <w:szCs w:val="20"/>
    </w:rPr>
  </w:style>
  <w:style w:type="character" w:customStyle="1" w:styleId="CommentTextChar">
    <w:name w:val="Comment Text Char"/>
    <w:link w:val="CommentText"/>
    <w:uiPriority w:val="99"/>
    <w:semiHidden/>
    <w:rsid w:val="00796AC1"/>
    <w:rPr>
      <w:sz w:val="20"/>
      <w:szCs w:val="20"/>
    </w:rPr>
  </w:style>
  <w:style w:type="paragraph" w:styleId="CommentSubject">
    <w:name w:val="annotation subject"/>
    <w:basedOn w:val="CommentText"/>
    <w:next w:val="CommentText"/>
    <w:link w:val="CommentSubjectChar"/>
    <w:uiPriority w:val="99"/>
    <w:semiHidden/>
    <w:unhideWhenUsed/>
    <w:rsid w:val="00796AC1"/>
    <w:rPr>
      <w:b/>
      <w:bCs/>
    </w:rPr>
  </w:style>
  <w:style w:type="character" w:customStyle="1" w:styleId="CommentSubjectChar">
    <w:name w:val="Comment Subject Char"/>
    <w:link w:val="CommentSubject"/>
    <w:uiPriority w:val="99"/>
    <w:semiHidden/>
    <w:rsid w:val="00796A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819495">
      <w:bodyDiv w:val="1"/>
      <w:marLeft w:val="0"/>
      <w:marRight w:val="0"/>
      <w:marTop w:val="0"/>
      <w:marBottom w:val="0"/>
      <w:divBdr>
        <w:top w:val="none" w:sz="0" w:space="0" w:color="auto"/>
        <w:left w:val="none" w:sz="0" w:space="0" w:color="auto"/>
        <w:bottom w:val="none" w:sz="0" w:space="0" w:color="auto"/>
        <w:right w:val="none" w:sz="0" w:space="0" w:color="auto"/>
      </w:divBdr>
    </w:div>
    <w:div w:id="1503737740">
      <w:bodyDiv w:val="1"/>
      <w:marLeft w:val="0"/>
      <w:marRight w:val="0"/>
      <w:marTop w:val="0"/>
      <w:marBottom w:val="0"/>
      <w:divBdr>
        <w:top w:val="none" w:sz="0" w:space="0" w:color="auto"/>
        <w:left w:val="none" w:sz="0" w:space="0" w:color="auto"/>
        <w:bottom w:val="none" w:sz="0" w:space="0" w:color="auto"/>
        <w:right w:val="none" w:sz="0" w:space="0" w:color="auto"/>
      </w:divBdr>
    </w:div>
    <w:div w:id="1631934860">
      <w:bodyDiv w:val="1"/>
      <w:marLeft w:val="0"/>
      <w:marRight w:val="0"/>
      <w:marTop w:val="0"/>
      <w:marBottom w:val="0"/>
      <w:divBdr>
        <w:top w:val="none" w:sz="0" w:space="0" w:color="auto"/>
        <w:left w:val="none" w:sz="0" w:space="0" w:color="auto"/>
        <w:bottom w:val="none" w:sz="0" w:space="0" w:color="auto"/>
        <w:right w:val="none" w:sz="0" w:space="0" w:color="auto"/>
      </w:divBdr>
    </w:div>
    <w:div w:id="176522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kjhaprof@gmail.com" TargetMode="External"/><Relationship Id="rId13" Type="http://schemas.openxmlformats.org/officeDocument/2006/relationships/image" Target="media/image2.png"/><Relationship Id="rId18" Type="http://schemas.openxmlformats.org/officeDocument/2006/relationships/hyperlink" Target="http://geoapps.icimod.org/agricultureatlas%20/atlas/index.html" TargetMode="External"/><Relationship Id="rId3" Type="http://schemas.openxmlformats.org/officeDocument/2006/relationships/settings" Target="settings.xml"/><Relationship Id="rId21" Type="http://schemas.openxmlformats.org/officeDocument/2006/relationships/hyperlink" Target="http://dx.doi.org/10.1659/MRD-JOURNAL-D-15-00032.1" TargetMode="External"/><Relationship Id="rId7" Type="http://schemas.openxmlformats.org/officeDocument/2006/relationships/hyperlink" Target="mailto:luiteldr2@gmail.com" TargetMode="External"/><Relationship Id="rId12" Type="http://schemas.openxmlformats.org/officeDocument/2006/relationships/image" Target="media/image1.jpeg"/><Relationship Id="rId17" Type="http://schemas.openxmlformats.org/officeDocument/2006/relationships/package" Target="embeddings/Microsoft_Office_PowerPoint_Slide1.sldx"/><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hyperlink" Target="https://doi.org/10.1016/j.ecolind.2018.07.009"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www.R-project.org/"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AC8177-B7C9-FB4B-8939-92BB431A8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19</Pages>
  <Words>5338</Words>
  <Characters>30431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Adiga, Abhijin (aa5ts)</cp:lastModifiedBy>
  <cp:revision>47</cp:revision>
  <dcterms:created xsi:type="dcterms:W3CDTF">2019-02-01T08:33:00Z</dcterms:created>
  <dcterms:modified xsi:type="dcterms:W3CDTF">2019-03-06T01:34:00Z</dcterms:modified>
</cp:coreProperties>
</file>